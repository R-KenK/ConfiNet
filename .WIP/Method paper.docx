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DDACA" w14:textId="710C7258" w:rsidR="00C81F7E" w:rsidRPr="00263C3B" w:rsidRDefault="00C81F7E" w:rsidP="00C81F7E">
      <w:pPr>
        <w:pStyle w:val="Titre"/>
      </w:pPr>
      <w:r w:rsidRPr="00263C3B">
        <w:t>Lack of confidence?</w:t>
      </w:r>
    </w:p>
    <w:p w14:paraId="4CBF5651" w14:textId="2D173C2C" w:rsidR="00C81F7E" w:rsidRPr="00263C3B" w:rsidRDefault="008C47C6" w:rsidP="00C81F7E">
      <w:pPr>
        <w:pStyle w:val="Titre"/>
      </w:pPr>
      <w:r w:rsidRPr="00263C3B">
        <w:t>E</w:t>
      </w:r>
      <w:r w:rsidR="00C81F7E" w:rsidRPr="00263C3B">
        <w:t xml:space="preserve">ffects of </w:t>
      </w:r>
      <w:r w:rsidR="00F94A97">
        <w:t>estimating</w:t>
      </w:r>
      <w:r w:rsidRPr="00263C3B">
        <w:t xml:space="preserve"> sampling</w:t>
      </w:r>
      <w:r w:rsidR="00C81F7E" w:rsidRPr="00263C3B">
        <w:t xml:space="preserve"> uncertainty to animal social network analysis</w:t>
      </w:r>
    </w:p>
    <w:p w14:paraId="50B0C101" w14:textId="77777777" w:rsidR="00C81F7E" w:rsidRPr="00263C3B" w:rsidRDefault="00C81F7E" w:rsidP="00C81F7E">
      <w:pPr>
        <w:pStyle w:val="Titre1"/>
      </w:pPr>
      <w:r w:rsidRPr="00263C3B">
        <w:t>Introduction</w:t>
      </w:r>
    </w:p>
    <w:p w14:paraId="6CF11395" w14:textId="20D1675F" w:rsidR="003624C9" w:rsidRPr="00263C3B" w:rsidDel="00D9489B" w:rsidRDefault="003624C9" w:rsidP="003624C9">
      <w:pPr>
        <w:pStyle w:val="Titre3"/>
        <w:rPr>
          <w:del w:id="0" w:author="Kenneth" w:date="2019-09-12T18:28:00Z"/>
        </w:rPr>
      </w:pPr>
      <w:del w:id="1" w:author="Kenneth" w:date="2019-09-12T18:28:00Z">
        <w:r w:rsidRPr="00263C3B" w:rsidDel="00D9489B">
          <w:delText>Background</w:delText>
        </w:r>
      </w:del>
    </w:p>
    <w:p w14:paraId="41D8E06D" w14:textId="47631992" w:rsidR="005E6A72" w:rsidRPr="00263C3B" w:rsidDel="00DE0F11" w:rsidRDefault="00C81F7E" w:rsidP="00C81F7E">
      <w:pPr>
        <w:rPr>
          <w:del w:id="2" w:author="Kenneth" w:date="2020-04-02T10:52:00Z"/>
        </w:rPr>
      </w:pPr>
      <w:del w:id="3" w:author="Kenneth" w:date="2020-04-02T10:52:00Z">
        <w:r w:rsidRPr="00263C3B" w:rsidDel="00DE0F11">
          <w:delText>Network analyses are a set of powerful and flexible tools</w:delText>
        </w:r>
        <w:r w:rsidR="00EF3741" w:rsidDel="00DE0F11">
          <w:delText xml:space="preserve"> that</w:delText>
        </w:r>
        <w:r w:rsidRPr="00263C3B" w:rsidDel="00DE0F11">
          <w:delText xml:space="preserve"> are used more and more to describe varied systems in biology, ecology and evolution </w:delText>
        </w:r>
        <w:r w:rsidRPr="00263C3B" w:rsidDel="00DE0F11">
          <w:fldChar w:fldCharType="begin"/>
        </w:r>
        <w:r w:rsidRPr="00263C3B" w:rsidDel="00DE0F11">
          <w:delInstrText xml:space="preserve"> ADDIN ZOTERO_ITEM CSL_CITATION {"citationID":"I1f4RP0M","properties":{"formattedCitation":"(Boccaletti et al., 2006; Mason and Verwoerd, 2007; Pavlopoulos et al., 2011; Proulx et al., 2005)","plainCitation":"(Boccaletti et al., 2006; Mason and Verwoerd, 2007; Pavlopoulos et al., 2011; Proulx et al., 2005)","noteIndex":0},"citationItems":[{"id":1817,"uris":["http://zotero.org/users/2554431/items/X3VFS4MJ"],"uri":["http://zotero.org/users/2554431/items/X3VFS4MJ"],"itemData":{"id":1817,"type":"article-journal","title":"Complex networks: Structure and dynamics","container-title":"Physics Reports","page":"175-308","volume":"424","issue":"4-5","source":"DOI.org (Crossref)","abstract":"Coupled biological and chemical systems, neural networks, social interacting species, the Internet and the World Wide Web, are only a few examples of systems composed by a large number of highly interconnected dynamical units. The ﬁrst approach to capture the global properties of such systems is to model them as graphs whose nodes represent the dynamical units, and whose links stand for the interactions between them. On the one hand, scientists have to cope with structural issues, such as characterizing the topology of a complex wiring architecture, revealing the unifying principles that are at the basis of real networks, and developing models to mimic the growth of a network and reproduce its structural properties. On the other hand, many relevant questions arise when studying complex networks’ dynamics, such as learning how a large ensemble of dynamical systems that interact through a complex wiring topology can behave collectively. We review the major concepts and results recently achieved in the study of the structure and dynamics of complex networks, and summarize the relevant applications of these ideas in many different disciplines, ranging from nonlinear science to biology, from statistical mechanics to medicine and engineering.","DOI":"10.1016/j.physrep.2005.10.009","ISSN":"03701573","title-short":"Complex networks","journalAbbreviation":"Physics Reports","language":"en","author":[{"family":"Boccaletti","given":"S"},{"family":"Latora","given":"V"},{"family":"Moreno","given":"Y"},{"family":"Chavez","given":"M"},{"family":"Hwang","given":"D"}],"issued":{"date-parts":[["2006",2]]}}},{"id":1732,"uris":["http://zotero.org/users/2554431/items/RNQFPCFD"],"uri":["http://zotero.org/users/2554431/items/RNQFPCFD"],"itemData":{"id":1732,"type":"article-journal","title":"Graph theory and networks in Biology","container-title":"IET Systems Biology","page":"89-119","volume":"1","issue":"2","source":"DOI.org (Crossref)","abstract":"A survey of the use of graph theoretical techniques in Biology is presented. In particular, recent work on identifying and modelling the structure of bio-molecular networks is discussed, as well as the application of centrality measures to interaction networks and research on the hierarchical structure of such networks and network motifs. Work on the link between structural network properties and dynamics is also described, with emphasis on synchronisation and disease propagation.","DOI":"10.1049/iet-syb:20060038","ISSN":"1751-8849, 1751-8857","language":"en","author":[{"family":"Mason","given":"O."},{"family":"Verwoerd","given":"M."}],"issued":{"date-parts":[["2007",3,1]]}}},{"id":1716,"uris":["http://zotero.org/users/2554431/items/3FT4BTBI"],"uri":["http://zotero.org/users/2554431/items/3FT4BTBI"],"itemData":{"id":1716,"type":"article-journal","title":"Using graph theory to analyze biological networks","container-title":"BioData Mining","page":"10","volume":"4","issue":"1","source":"BioMed Central","abstract":"Understanding complex systems often requires a bottom-up analysis towards a systems biology approach. The need to investigate a system, not only as individual components but as a whole, emerges. This can be done by examining the elementary constituents individually and then how these are connected. The myriad components of a system and their interactions are best characterized as networks and they are mainly represented as graphs where thousands of nodes are connected with thousands of vertices. In this article we de</w:delInstrText>
        </w:r>
        <w:r w:rsidRPr="00DE0F11" w:rsidDel="00DE0F11">
          <w:rPr>
            <w:lang w:val="fr-FR"/>
            <w:rPrChange w:id="4" w:author="Kenneth" w:date="2020-04-02T10:52:00Z">
              <w:rPr/>
            </w:rPrChange>
          </w:rPr>
          <w:delInstrText xml:space="preserve">monstrate approaches, models and methods from the graph theory universe and we discuss ways in which they can be used to reveal hidden properties and features of a network. This network profiling combined with knowledge extraction will help us to better understand the biological significance of the system.","DOI":"10.1186/1756-0381-4-10","ISSN":"1756-0381","journalAbbreviation":"BioData Mining","author":[{"family":"Pavlopoulos","given":"Georgios A."},{"family":"Secrier","given":"Maria"},{"family":"Moschopoulos","given":"Charalampos N."},{"family":"Soldatos","given":"Theodoros G."},{"family":"Kossida","given":"Sophia"},{"family":"Aerts","given":"Jan"},{"family":"Schneider","given":"Reinhard"},{"family":"Bagos","given":"Pantelis G."}],"issued":{"date-parts":[["2011",4,28]]}}},{"id":1712,"uris":["http://zotero.org/users/2554431/items/7XXD5U9E"],"uri":["http://zotero.org/users/2554431/items/7XXD5U9E"],"itemData":{"id":1712,"type":"article-journal","title":"Network thinking in ecology and evolution","container-title":"Trends in Ecology &amp; Evolution","page":"345-353","volume":"20","issue":"6","source":"DOI.org (Crossref)","DOI":"10.1016/j.tree.2005.04.004","ISSN":"01695347","journalAbbreviation":"Trends in Ecology &amp; Evolution","language":"en","author":[{"family":"Proulx","given":"S"},{"family":"Promislow","given":"D"},{"family":"Phillips","given":"P"}],"issued":{"date-parts":[["2005",6]]}}}],"schema":"https://github.com/citation-style-language/schema/raw/master/csl-citation.json"} </w:delInstrText>
        </w:r>
        <w:r w:rsidRPr="00263C3B" w:rsidDel="00DE0F11">
          <w:fldChar w:fldCharType="separate"/>
        </w:r>
        <w:r w:rsidRPr="00DE0F11" w:rsidDel="00DE0F11">
          <w:rPr>
            <w:lang w:val="fr-FR"/>
            <w:rPrChange w:id="5" w:author="Kenneth" w:date="2020-04-02T10:52:00Z">
              <w:rPr/>
            </w:rPrChange>
          </w:rPr>
          <w:delText>(Boccaletti et al., 2006; Mason and Verwoerd, 2007; Pavlopoulos et al., 2011; Proulx et al., 2005)</w:delText>
        </w:r>
        <w:r w:rsidRPr="00263C3B" w:rsidDel="00DE0F11">
          <w:fldChar w:fldCharType="end"/>
        </w:r>
        <w:r w:rsidR="00EF3741" w:rsidRPr="00DE0F11" w:rsidDel="00DE0F11">
          <w:rPr>
            <w:rStyle w:val="Marquedecommentaire"/>
            <w:lang w:val="fr-FR"/>
            <w:rPrChange w:id="6" w:author="Kenneth" w:date="2020-04-02T10:52:00Z">
              <w:rPr>
                <w:rStyle w:val="Marquedecommentaire"/>
              </w:rPr>
            </w:rPrChange>
          </w:rPr>
          <w:delText>.</w:delText>
        </w:r>
        <w:r w:rsidR="00EF3741" w:rsidRPr="00DE0F11" w:rsidDel="00DE0F11">
          <w:rPr>
            <w:lang w:val="fr-FR"/>
            <w:rPrChange w:id="7" w:author="Kenneth" w:date="2020-04-02T10:52:00Z">
              <w:rPr/>
            </w:rPrChange>
          </w:rPr>
          <w:delText xml:space="preserve"> </w:delText>
        </w:r>
        <w:r w:rsidR="00EF3741" w:rsidDel="00DE0F11">
          <w:delText>Examples range from the</w:delText>
        </w:r>
        <w:r w:rsidRPr="00263C3B" w:rsidDel="00DE0F11">
          <w:delText xml:space="preserve"> molecular and genetic </w:delText>
        </w:r>
        <w:r w:rsidR="00EF3741" w:rsidDel="00DE0F11">
          <w:delText>levels</w:delText>
        </w:r>
        <w:r w:rsidR="00EF3741" w:rsidRPr="00263C3B" w:rsidDel="00DE0F11">
          <w:delText xml:space="preserve"> </w:delText>
        </w:r>
        <w:r w:rsidRPr="00263C3B" w:rsidDel="00DE0F11">
          <w:fldChar w:fldCharType="begin"/>
        </w:r>
        <w:r w:rsidRPr="00263C3B" w:rsidDel="00DE0F11">
          <w:delInstrText xml:space="preserve"> ADDIN ZOTERO_ITEM CSL_CITATION {"citationID":"gHKiDCNh","properties":{"formattedCitation":"(Shinde and Jalan, 2015; Thomas et al., 2003)","plainCitation":"(Shinde and Jalan, 2015; Thomas et al., 2003)","noteIndex":0},"citationItems":[{"id":1548,"uris":["http://zotero.org/users/2554431/items/6RD6PW5L"],"uri":["http://zotero.org/users/2554431/items/6RD6PW5L"],"itemData":{"id":1548,"type":"article-journal","title":"A multilayer protein-protein interaction network analysis of different life stages in Caenorhabditis elegans","container-title":"EPL (Europhysics Letters)","page":"58001","volume":"112","issue":"5","source":"Institute of Physics","abstract":"Molecular networks act as the backbone of cellular activities, providing an excellent opportunity to understand the developmental changes in an organism. While network data usually constitute only stationary network graphs, constructing a multilayer PPI network may provide clues to the particular developmental role at each stage of life and may unravel the importance of these developmental changes. The developmental biology model of Caenorhabditis elegans analyzed here provides a ripe platform to understand the patterns of evolution during the life stages of an organism. In the present study, the widely studied network properties exhibit overall similar statistics for all the PPI layers. Further, the analysis of the degree-degree correlation and spectral properties not only reveals crucial differences in each PPI layer but also indicates the presence of the varying complexity among them. The PPI layer of the nematode life stage exhibits various network properties different to the rest of the PPI layers, indicating the specific role of cellular diversity and developmental transitions at this stage. The framework presented here provides a direction to explore and understand the developmental changes occurring in the different life stages of an organism.","DOI":"10.1209/0295-5075/112/58001","ISSN":"0295-5075","journalAbbreviation":"EPL","language":"en","author":[{"family":"Shinde","given":"Pramod"},{"family":"Jalan","given":"Sarika"}],"issued":{"date-parts":[["2015",12]]}}},{"id":1722,"uris":["http://zotero.org/users/2554431/items/IPJSIS5A"],"uri":["http://zotero.org/users/2554431/items/IPJSIS5A"],"itemData":{"id":1722,"type":"article-journal","title":"On the structure of protein–protein interaction networks","container-title":"Biochemical Society Transactions","page":"1491-1496","volume":"31","issue":"6","source":"DOI.org (Crossref)","abstract":"We present a simple model for the underlying structure of protein-protein pairwise interaction graphs that is based on the way in which proteins attach to each other in experiments such as yeast two-hybrid assays. We show that data on the interactions of human proteins lend support to this model. The frequency of the number of connections per protein under this model does not follow a power law, in contrast to the reported behaviour of data from large scale yeast two-hybrid screens of yeast protein-protein interactions. Sampling sub-graphs from the underlying graphs generated with our model, in a way analogous to the sampling performed in large scale yeast two-hybrid searches, gives degree distributions that differ subtly from the power law and that fit the observed data better than the power law itself. Our results show that the observation of approximate power law behaviour in a sampled sub-graph does not imply that the underlying graph follows a power law.","DOI":"10.1042/bst0311491","ISSN":"0300-5127, 1470-8752","journalAbbreviation":"Biochm. Soc. Trans.","language":"en","author":[{"family":"Thomas","given":"A."},{"family":"Cannings","given":"R."},{"family":"Monk","given":"N.A.M."},{"family":"Cannings","given":"C."}],"issued":{"date-parts":[["2003",12,1]]}}}],"schema":"https://github.com/citation-style-language/schema/raw/master/csl-citation.json"} </w:delInstrText>
        </w:r>
        <w:r w:rsidRPr="00263C3B" w:rsidDel="00DE0F11">
          <w:fldChar w:fldCharType="separate"/>
        </w:r>
        <w:r w:rsidRPr="00263C3B" w:rsidDel="00DE0F11">
          <w:delText>(Shinde and Jalan, 2015; Thomas et al., 2003)</w:delText>
        </w:r>
        <w:r w:rsidRPr="00263C3B" w:rsidDel="00DE0F11">
          <w:fldChar w:fldCharType="end"/>
        </w:r>
        <w:r w:rsidRPr="00263C3B" w:rsidDel="00DE0F11">
          <w:delText xml:space="preserve"> </w:delText>
        </w:r>
        <w:r w:rsidR="00EF3741" w:rsidDel="00DE0F11">
          <w:delText>through</w:delText>
        </w:r>
        <w:r w:rsidR="00EF3741" w:rsidRPr="00263C3B" w:rsidDel="00DE0F11">
          <w:delText xml:space="preserve"> </w:delText>
        </w:r>
        <w:r w:rsidRPr="00263C3B" w:rsidDel="00DE0F11">
          <w:delText>large</w:delText>
        </w:r>
        <w:r w:rsidR="00EF3741" w:rsidDel="00DE0F11">
          <w:delText>-</w:delText>
        </w:r>
        <w:r w:rsidRPr="00263C3B" w:rsidDel="00DE0F11">
          <w:delText xml:space="preserve">scale </w:delText>
        </w:r>
        <w:r w:rsidR="00EF3741" w:rsidDel="00DE0F11">
          <w:delText xml:space="preserve">biological </w:delText>
        </w:r>
        <w:r w:rsidRPr="00263C3B" w:rsidDel="00DE0F11">
          <w:delText>communit</w:delText>
        </w:r>
        <w:r w:rsidR="00EF3741" w:rsidDel="00DE0F11">
          <w:delText>ies</w:delText>
        </w:r>
        <w:r w:rsidRPr="00263C3B" w:rsidDel="00DE0F11">
          <w:delText xml:space="preserve"> </w:delText>
        </w:r>
        <w:r w:rsidR="00EF3741" w:rsidRPr="00263C3B" w:rsidDel="00DE0F11">
          <w:fldChar w:fldCharType="begin"/>
        </w:r>
        <w:r w:rsidR="00EF3741" w:rsidRPr="00263C3B" w:rsidDel="00DE0F11">
          <w:delInstrText xml:space="preserve"> ADDIN ZOTERO_ITEM CSL_CITATION {"citationID":"PZqSVJKC","properties":{"formattedCitation":"(Mourier et al., 2012; Newman and Girvan, 2004; Sundaresan et al., 2007; Zengler and Zaramela, 2018)","plainCitation":"(Mourier et al., 2012; Newman and Girvan, 2004; Sundaresan et al., 2007; Zengler and Zaramela, 2018)","noteIndex":0},"citationItems":[{"id":1762,"uris":["http://zotero.org/users/2554431/items/E5YW59XI"],"uri":["http://zotero.org/users/2554431/items/E5YW59XI"],"itemData":{"id":1762,"type":"article-journal","title":"Evidence of social communities in a spatially structured network of a free-ranging shark species","container-title":"Animal Behaviour","page":"389-401","volume":"83","issue":"2","source":"DOI.org (Crossref)","DOI":"10.1016/j.anbehav.2011.11.008","ISSN":"00033472","journalAbbreviation":"Animal Behaviour","language":"en","author":[{"family":"Mourier","given":"Johann"},{"family":"Vercelloni","given":"Julie"},{"family":"Planes","given":"Serge"}],"issued":{"date-parts":[["2012",2]]}}},{"id":1754,"uris":["http://zotero.org/users/2554431/items/DAIIJB4U"],"uri":["http://zotero.org/users/2554431/items/DAIIJB4U"],"itemData":{"id":1754,"type":"article-journal","title":"Finding and evaluating community structure in networks","container-title":"Physical Review E","page":"026113","volume":"69","issue":"2","source":"DOI.org (Crossref)","DOI":"10.1103/PhysRevE.69.026113","ISSN":"1539-3755, 1550-2376","journalAbbreviation":"Phys. Rev. E","language":"en","author":[{"family":"Newman","given":"M. E. J."},{"family":"Girvan","given":"M."}],"issued":{"date-parts":[["2004",2,26]]}}},{"id":1760,"uris":["http://zotero.org/users/2554431/items/9FPG8GF8"],"uri":["http://zotero.org/users/2554431/items/9FPG8GF8"],"itemData":{"id":1760,"type":"article-journal","title":"Network metrics reveal differences in social organization between two fission–fusion species, Grevy’s zebra and onager","container-title":"Oecologia","page":"140-149","volume":"151","issue":"1","source":"DOI.org (Crossref)","DOI":"10.1007/s00442-006-0553-6","ISSN":"0029-8549, 1432-1939","journalAbbreviation":"Oecologia","language":"en","author":[{"family":"Sundaresan","given":"Siva R."},{"family":"Fischhoff","given":"Ilya R."},{"family":"Dushoff","given":"Jonathan"},{"family":"Rubenstein","given":"Daniel I."}],"issued":{"date-parts":[["2007",1,5]]}}},{"id":1764,"uris":["http://zotero.org/users/2554431/items/88JFJNVD"],"uri":["http://zotero.org/users/2554431/items/88JFJNVD"],"itemData":{"id":1764,"type":"article-journal","title":"The social network of microorganisms — how auxotrophies shape complex communities","container-title":"Nature Reviews Microbiology","page":"383-390","volume":"16","issue":"6","source":"DOI.org (Crossref)","abstract":"Microorganisms engage in complex interactions with other organisms and their environment. Recent studies have shown that these interactions are not limited to the exchange of electron donors. Most microorganisms are auxotrophs, thus relying on external nutrients for growth, including the exchange of amino acids and vitamins. Currently , we lack a deeper understanding of auxotrophies in microorganisms and how nutrient requirements differ between different strains and different environments. In this Opinion article, we describe how the study of auxotrophies and nutrient requirements among members of complex communities will enable new insights into community composition and assembly. Understanding this complex network over space and time is crucial for developing strategies to interrogate and shape microbial communities.","DOI":"10.1038/s41579-018-0004-5","ISSN":"1740-1526, 1740-1534","journalAbbreviation":"Nat Rev Microbiol","language":"en","author":[{"family":"Zengler","given":"Karsten"},{"family":"Zaramela","given":"Livia S."}],"issued":{"date-parts":[["2018",6]]}}}],"schema":"https://github.com/citation-style-language/schema/raw/master/csl-citation.json"} </w:delInstrText>
        </w:r>
        <w:r w:rsidR="00EF3741" w:rsidRPr="00263C3B" w:rsidDel="00DE0F11">
          <w:fldChar w:fldCharType="separate"/>
        </w:r>
        <w:r w:rsidR="00EF3741" w:rsidRPr="00263C3B" w:rsidDel="00DE0F11">
          <w:delText>(Mourier et al., 2012; Newman and Girvan, 2004; Sundaresan et al., 2007; Zengler and Zaramela, 2018)</w:delText>
        </w:r>
        <w:r w:rsidR="00EF3741" w:rsidRPr="00263C3B" w:rsidDel="00DE0F11">
          <w:fldChar w:fldCharType="end"/>
        </w:r>
        <w:r w:rsidR="00EF3741" w:rsidDel="00DE0F11">
          <w:delText xml:space="preserve"> to</w:delText>
        </w:r>
        <w:r w:rsidR="00EF3741" w:rsidRPr="00263C3B" w:rsidDel="00DE0F11">
          <w:delText xml:space="preserve"> </w:delText>
        </w:r>
        <w:r w:rsidRPr="00263C3B" w:rsidDel="00DE0F11">
          <w:delText xml:space="preserve">whole ecosystems </w:delText>
        </w:r>
        <w:r w:rsidRPr="00263C3B" w:rsidDel="00DE0F11">
          <w:fldChar w:fldCharType="begin"/>
        </w:r>
        <w:r w:rsidRPr="00263C3B" w:rsidDel="00DE0F11">
          <w:delInstrText xml:space="preserve"> ADDIN ZOTERO_ITEM CSL_CITATION {"citationID":"ISbLvd8N","properties":{"formattedCitation":"(Gaichas and Francis, 2008; Ings et al., 2009)","plainCitation":"(Gaichas and Francis, 2008; Ings et al., 2009)","noteIndex":0},"citationItems":[{"id":1752,"uris":["http://zotero.org/users/2554431/items/CMEBCEI9"],"uri":["http://zotero.org/users/2554431/items/CMEBCEI9"],"itemData":{"id":1752,"type":"article-journal","title":"Network models for ecosystem-based fishery analysis: a review of concepts and application to the Gulf of Alaska marine food web","container-title":"Canadian Journal of Fisheries and Aquatic Sciences","page":"1965-1982","volume":"65","issue":"9","source":"DOI.org (Crossref)","abstract":"We apply graph theory and network analysis to the food web of the Gulf of Alaska marine ecosystem to classify its structural properties, which suggest how the ecosystem as a whole may respond to heavy fishing pressure on its components. Three conceptual models of network structure, random, small-world, and scale-free, each have different implications for system behavior and tolerance to perturbations. We constructed two food web network models using detailed quantitative information on the stomach contents of 57 predator (fish) species collected during trawl surveys of the Gulf of Alaska between 1981 and 2002. The resulting food webs displayed both small-world and scale-free network properties, suggesting that impacts on one species might spread to many through short interaction chains and that while most food web connections are not critical, a small set of fished species support critical structural connections. Ecosystem-based fishery management should therefore first focus on protecting the highly connected species in the network to avoid structural impacts of fishing on the food web. Re´sume´ : Nous appliquons la the´orie des graphes et l’analyse des re´seaux au re´seau alimentaire de l’e´cosyste`me marin du golfe de l’Alaska afin d’en classifier les proprie´te´s structurales, ce qui laisse entrevoir de quelle manie`re l’e´cosyste`me dans son ensemble pourrait re´agir a` la forte pression de peˆche exerce´e sur ses composantes. Trois mode`les conceptuels de structure de re´seaux, soit l’ale´atoire, le petit monde et le mode`le sans e´chelle, ont chacun des implications diffe´rentes sur le comportement du syste`me et sa tole´rance aux perturbations. Nous construisons deux mode`les de re´seau alimentaire a` l’aide des renseignements quantitatifs sur les contenus stomacaux de 57 espe`ces de (poissons) pre´dateurs re´colte´s lors d’inventaires au chalut dans le golfe de l’Alaska entre 1981 et 2002. Les re´seaux alimentaires obtenus posse`dent des proprie´te´s de re´seau de type petit monde et sans e´chelle, ce qui indique que les impacts sur une espe`ce peuvent se transmettre a` plusieurs autres a` travers des courtes chaˆınes d’interaction et que, bien que la plupart des connections du re´seau alimentaire ne soient pas critiques, un petit ensemble de poissons exploite´s sous-tend des connections structurales essentielles. Une gestion des peˆches base´e sur l’e´cosyste`me devrait se concentrer d’abord sur la protection des espe`ces fortement connecte´es dans le re´seau, afin d’e´viter les impacts structuraux de la peˆche sur les re´seaux alimentaires.","DOI":"10.1139/F08-104","ISSN":"0706-652X, 1205-7533","title-short":"Network models for ecosystem-based fishery analysis","journalAbbreviation":"Can. J. Fish. Aquat. Sci.","language":"en","author":[{"family":"Gaichas","given":"Sarah K."},{"family":"Francis","given":"Robert C."}],"issued":{"date-parts":[["2008",9]]}}},{"id":1749,"uris":["http://zotero.org/users/2554431/items/7HCJTLN4"],"uri":["http://zotero.org/users/2554431/items/7HCJTLN4"],"itemData":{"id":1749,"type":"article-journal","title":"Review: Ecological networks – beyond food webs","container-title":"Journal of Animal Ecology","page":"253-269","volume":"78","issue":"1","source":"Wiley Online Library","abstract":"1 A fundamental goal of ecological network research is to understand how the complexity observed in nature can persist and how this affects ecosystem functioning. This is essential for us to be able to predict, and eventually mitigate, the consequences of increasing environmental perturbations such as habitat loss, climate change, and invasions of exotic species. 2 Ecological networks can be subdivided into three broad types: ‘traditional’ food webs, mutualistic networks and host–parasitoid networks. There is a recent trend towards cross-comparisons among network types and also to take a more mechanistic, as opposed to phenomenological, perspective. For example, analysis of network configurations, such as compartments, allows us to explore the role of co-evolution in structuring mutualistic networks and host–parasitoid networks, and of body size in food webs. 3 Research into ecological networks has recently undergone a renaissance, leading to the production of a new catalogue of evermore complete, taxonomically resolved, and quantitative data. Novel topological patterns have been unearthed and it is increasingly evident that it is the distribution of interaction strengths and the configuration of complexity, rather than just its magnitude, that governs network stability and structure. 4 Another significant advance is the growing recognition of the importance of individual traits and behaviour: interactions, after all, occur between individuals. The new generation of high-quality networks is now enabling us to move away from describing networks based on species-averaged data and to start exploring patterns based on individuals. Such refinements will enable us to address more general ecological questions relating to foraging theory and the recent metabolic theory of ecology. 5 We conclude by suggesting a number of ‘dead ends’ and ‘fruitful avenues’ for future research into ecological networks.","DOI":"10.1111/j.1365-2656.2008.01460.x","ISSN":"1365-2656","title-short":"Review","language":"en","author":[{"family":"Ings","given":"Thomas C."},{"family":"Montoya","given":"José M."},{"family":"Bascompte","given":"Jordi"},{"family":"Blüthgen","given":"Nico"},{"family":"Brown","given":"Lee"},{"family":"Dormann","given":"Carsten F."},{"family":"Edwards","given":"François"},{"family":"Figueroa","given":"David"},{"family":"Jacob","given":"Ute"},{"family":"Jones","given":"J. Iwan"},{"family":"Lauridsen","given":"Rasmus B."},{"family":"Ledger","given":"Mark E."},{"family":"Lewis","given":"Hannah M."},{"family":"Olesen","given":"Jens M."},{"family":"Veen","given":"F. J. Frank Van"},{"family":"Warren","given":"Phil H."},{"family":"Woodward","given":"Guy"}],"issued":{"date-parts":[["2009"]]}}}],"schema":"https://github.com/citation-style-language/schema/raw/master/csl-citation.json"} </w:delInstrText>
        </w:r>
        <w:r w:rsidRPr="00263C3B" w:rsidDel="00DE0F11">
          <w:fldChar w:fldCharType="separate"/>
        </w:r>
        <w:r w:rsidRPr="00263C3B" w:rsidDel="00DE0F11">
          <w:delText>(Gaichas and Francis, 2008; Ings et al., 2009)</w:delText>
        </w:r>
        <w:r w:rsidRPr="00263C3B" w:rsidDel="00DE0F11">
          <w:fldChar w:fldCharType="end"/>
        </w:r>
        <w:r w:rsidRPr="00263C3B" w:rsidDel="00DE0F11">
          <w:delText xml:space="preserve">, or </w:delText>
        </w:r>
        <w:r w:rsidR="00EF3741" w:rsidDel="00DE0F11">
          <w:delText xml:space="preserve">involve </w:delText>
        </w:r>
        <w:r w:rsidRPr="00263C3B" w:rsidDel="00DE0F11">
          <w:delText xml:space="preserve">more abstract concepts like networks </w:delText>
        </w:r>
        <w:r w:rsidR="00EF3741" w:rsidDel="00DE0F11">
          <w:delText xml:space="preserve">of symptoms </w:delText>
        </w:r>
        <w:r w:rsidRPr="00263C3B" w:rsidDel="00DE0F11">
          <w:delText xml:space="preserve">in psychopathology </w:delText>
        </w:r>
        <w:r w:rsidRPr="00263C3B" w:rsidDel="00DE0F11">
          <w:fldChar w:fldCharType="begin"/>
        </w:r>
        <w:r w:rsidRPr="00263C3B" w:rsidDel="00DE0F11">
          <w:delInstrText xml:space="preserve"> ADDIN ZOTERO_ITEM CSL_CITATION {"citationID":"yUIaSFuU","properties":{"formattedCitation":"(Borsboom, 2017)","plainCitation":"(Borsboom, 2017)","noteIndex":0},"citationItems":[{"id":1746,"uris":["http://zotero.org/users/2554431/items/7C85L3WP"],"uri":["http://zotero.org/users/2554431/items/7C85L3WP"],"itemData":{"id":1746,"type":"article-journal","title":"A network theory of mental disorders","container-title":"World Psychiatry","page":"5-13","volume":"16","issue":"1","source":"Wiley Online Library","abstract":"In recent years, the network approach to psychopathology has been advanced as an alternative way of conceptualizing mental disorders. In this approach, mental disorders arise from direct interactions between symptoms. Although the network approach has led to many novel methodologies and substantive applications, it has not yet been fully articulated as a scientific theory of mental disorders. The present paper aims to develop such a theory, by postulating a limited set of theoretical principles regarding the structure and dynamics of symptom networks. At the heart of the theory lies the notion that symptoms of psychopathology are causally connected through myriads of biological, psychological and societal mechanisms. If these causal relations are sufficiently strong, symptoms can generate a level of feedback that renders them self-sustaining. In this case, the network can get stuck in a disorder state. The network theory holds that this is a general feature of mental disorders, which can therefore be understood as alternative stable states of strongly connected symptom networks. This idea naturally leads to a comprehensive model of psychopathology, encompassing a common explanatory model for mental disorders, as well as novel definitions of associated concepts such as mental health, resilience, vulnerability and liability. In addition, the network theory has direct implications for how to understand diagnosis and treatment, and suggests a clear agenda for future research in psychiatry and associated disciplines.","DOI":"10.1002/wps.20375","ISSN":"2051-5545","language":"en","author":[{"family":"Borsboom","given":"Denny"}],"issued":{"date-parts":[["2017"]]}}}],"schema":"https://github.com/citation-style-language/schema/raw/master/csl-citation.json"} </w:delInstrText>
        </w:r>
        <w:r w:rsidRPr="00263C3B" w:rsidDel="00DE0F11">
          <w:fldChar w:fldCharType="separate"/>
        </w:r>
        <w:r w:rsidRPr="00263C3B" w:rsidDel="00DE0F11">
          <w:delText>(Borsboom, 2017)</w:delText>
        </w:r>
        <w:r w:rsidRPr="00263C3B" w:rsidDel="00DE0F11">
          <w:fldChar w:fldCharType="end"/>
        </w:r>
        <w:r w:rsidR="00EF3741" w:rsidDel="00DE0F11">
          <w:delText xml:space="preserve"> or networks of diseases</w:delText>
        </w:r>
      </w:del>
      <w:del w:id="8" w:author="Kenneth" w:date="2019-09-12T17:04:00Z">
        <w:r w:rsidR="00EF3741" w:rsidDel="00EE02DD">
          <w:delText xml:space="preserve"> (CIT)</w:delText>
        </w:r>
      </w:del>
      <w:del w:id="9" w:author="Kenneth" w:date="2020-04-02T10:52:00Z">
        <w:r w:rsidRPr="00263C3B" w:rsidDel="00DE0F11">
          <w:delText xml:space="preserve">. Within this context, social network analysis, where each element represents an individual, and the links between them some type of social interaction, has been used to explore a diverse range of individual, social and societal aspects </w:delText>
        </w:r>
        <w:r w:rsidRPr="00263C3B" w:rsidDel="00DE0F11">
          <w:fldChar w:fldCharType="begin"/>
        </w:r>
        <w:r w:rsidR="00E50880" w:rsidDel="00DE0F11">
          <w:delInstrText xml:space="preserve"> ADDIN ZOTERO_ITEM CSL_CITATION {"citationID":"WmYYh2YF","properties":{"formattedCitation":"(Borgatti et al., 2014; Brent et al., 2011; Croft et al., 2008; Farine and Whitehead, 2015; Krause et al., 2009; Sueur et al., 2011a; Wey et al., 2008a)","plainCitation":"(Borgatti et al., 2014; Brent et al., 2011; Croft et al., 2008; Farine and Whitehead, 2015; Krause et al., 2009; Sueur et al., 2011a; Wey et al., 2008a)","noteIndex":0},"citationItems":[{"id":1766,"uris":["http://zotero.org/users/2554431/items/VBKYCX99"],"uri":["http://zotero.org/users/2554431/items/VBKYCX99"],"itemData":{"id":1766,"type":"chapter","title":"Social Network Research: Confusions, Criticisms, and Controversies","container-title":"Research in the Sociology of Organizations","publisher":"Emerald Group Publishing Limited","page":"1-29","volume":"40","source":"DOI.org (Crossref)","abstract":"Is social network analysis just measures and methods with no theory? We attempt to clarify some confusions, address some previous critiques and controversies surrounding the issues of structure, human agency, endogeneity, tie content, network change, and context, and add a few critiques of our own. We use these issues as an opportunity to discuss the fundamental characteristics of network theory and to provide our thoughts on opportunities for future research in social network analysis.","URL":"http://www.emeraldinsight.com/doi/10.1108/S0733-558X%282014%290000040001","ISBN":"978-1-78350-751-1","note":"DOI: 10.1108/S0733-558X(2014)0000040001","title-short":"Social Network Research","language":"en","editor":[{"family":"Brass","given":"Daniel J."},{"family":"Labianca","given":"Giuseppe (JOE)"},{"family":"Mehra","given":"Ajay"},{"family":"Halgin","given":"Daniel S."},{"family":"Borgatti","given":"Stephen P."}],"author":[{"family":"Borgatti","given":"Stephen P."},{"family":"Brass","given":"Daniel J."},{"family":"Halgin","given":"Daniel S."}],"issued":{"date-parts":[["2014",7,15]]},"accessed":{"date-parts":[["2019",8,18]]}}},{"id":1592,"uris":["http://zotero.org/users/2554431/items/IETJ6EYJ"],"uri":["http://zotero.org/users/2554431/items/IETJ6EYJ"],"itemData":{"id":1592,"type":"article-journal","title":"Social network analysis in the study of nonhuman primates: A historical perspective","container-title":"American Journal of Primatology","page":"720-730","volume":"73","issue":"8","source":"DOI.org (Crossref)","DOI":"10.1002/ajp.20949","ISSN":"02752565","title-short":"Social network analysis in the study of nonhuman primates","language":"en","author":[{"family":"Brent","given":"Lauren J.N."},{"family":"Lehmann","given":"Julia"},{"family":"Ramos-Fernández","given":"Gabriel"}],"issued":{"date-parts":[["2011",8]]}}},{"id":1780,"uris":["http://zotero.org/users/2554431/items/EQXR9CZ5"],"uri":["http://zotero.org/users/2554431/items/EQXR9CZ5"],"itemData":{"id":1780,"type":"book","title":"Exploring Animal Social Networks","publisher":"Princeton University Press","number-of-pages":"203","source":"Google Books","abstract":"Social network analysis is used widely in the social sciences to study interactions among people, groups, and organizations, yet until now there has been no book that shows behavioral biologists how to apply it to their work on animal populations. Exploring Animal Social Networks provides a practical guide for researchers, undergraduates, and graduate students in ecology, evolutionary biology, animal behavior, and zoology. Existing methods for studying animal social structure focus either on one animal and its interactions or on the average properties of a whole population. This book enables researchers to probe animal social structure at all levels, from the individual to the population. No prior knowledge of network theory is assumed. The authors give a step-by-step introduction to the different procedures and offer ideas for designing studies, collecting data, and interpreting results. They examine some of today's most sophisticated statistical tools for social network analysis and show how they can be used to study social interactions in animals, including cetaceans, ungulates, primates, insects, and fish. Drawing from an array of techniques, the authors explore how network structures influence individual behavior and how this in turn influences, and is influenced by, behavior at the population level. Throughout, the authors use two software packages--UCINET and NETDRAW--to illustrate how these powerful analytical tools can be applied to different animal social organizations.","ISBN":"978-1-4008-3776-2","note":"Google-Books-ID: CViwRbohzZkC","language":"en","author":[{"family":"Croft","given":"Darren P."},{"family":"James","given":"Richard"},{"family":"Krause","given":"Jens"}],"issued":{"date-parts":[["2008",7,1]]}}},{"id":502,"uris":["http://zotero.org/users/2554431/items/A9VWKZKM"],"uri":["http://zotero.org/users/2554431/items/A9VWKZKM"],"itemData":{"id":502,"type":"article-journal","title":"Constructing, conducting and interpreting animal social network analysis","container-title":"Journal of Animal Ecology","page":"1144-1163","volume":"84","issue":"5","source":"Wiley Online Library","abstract":"*\nAnimal social networks are descriptions of social structure which, aside from their intrinsic interest for understanding sociality, can have significant bearing across many fields of biology.\n\n\n\n*\nNetwork analysis provides a flexible toolbox for testing a broad range of hypotheses, and for describing the social system of species or populations in a quantitative and comparable manner. However, it requires careful consideration of underlying assumptions, in particular differentiating real from observed networks and controlling for inherent biases that are common in social data.\n\n\n\n*\nWe provide a practical guide for using this framework to analyse animal social systems and test hypotheses. First, we discuss key considerations when defining nodes and edges, and when designing methods for collecting data. We discuss different approaches for inferring social networks from these data and displaying them. We then provide an overview of methods for quantifying properties of nodes and networks, as well as for testing hypotheses concerning network structure and network processes. Finally, we provide information about assessing the power and accuracy of an observed network.\n\n\n\n*\nAlongside this manuscript, we provide appendices containing background information on common programming routines and worked examples of how to perform network analysis using the r programming language.\n\n\n\n*\nWe conclude by discussing some of the major current challenges in social network analysis and interesting future directions. In particular, we highlight the under-exploited potential of experimental manipulations on social networks to address research questions.","DOI":"10.1111/1365-2656.12418","ISSN":"1365-2656","journalAbbreviation":"J Anim Ecol","language":"en","author":[{"family":"Farine","given":"Damien R."},{"family":"Whitehead","given":"Hal"}],"issued":{"date-parts":[["2015",9,1]]}}},{"id":500,"uris":["http://zotero.org/users/2554431/items/2Z57PF5R"],"uri":["http://zotero.org/users/2554431/items/2Z57PF5R"],"itemData":{"id":500,"type":"article-journal","title":"Animal social networks: an introduction","container-title":"Behavioral Ecology and Sociobiology","page":"967-973","volume":"63","issue":"7","source":"link.springer.com","abstract":"Network analysis has a long history in the mathematical and social sciences and the aim of this introduction is to provide a brief overview of the potential that it holds for the study of animal behaviour. One of the most attractive features of the network paradigm is that it provides a single conceptual framework with which we can study the social organisation of animals at all levels (individual, dyad, group, population) and for all types of interaction (aggressive, cooperative, sexual etc.). Graphical tools allow a visual inspection of networks which often helps inspire ideas for testable hypotheses. Network analysis itself provides a multitude of novel statistical tools that can be used to characterise social patterns in animal populations. Among the important insights that networks have facilitated is that indirect social connections matter. Interactions between individuals generate a social environment at the population level which in turn selects for behavioural strategies at the individual level. A social network is often a perfect means by which to represent heterogeneous relationships in a population. Probing the biological drivers for these heterogeneities, often as a function of time, forms the basis of many of the current uses of network analysis in the behavioural sciences. This special issue on social networks brings together a diverse group of practitioners whose study systems range from social insects over reptiles to birds, cetaceans, ungulates and primates in order to illustrate the wide-ranging applications of network analysis.","DOI":"10.1007/s00265-009-0747-0","ISSN":"0340-5443, 1432-0762","title-short":"Animal social networks","journalAbbreviation":"Behav Ecol Sociobiol","language":"en","author":[{"family":"Krause","given":"Jens"},{"family":"Lusseau","given":"David"},{"family":"James","given":"Richard"}],"issued":{"date-parts":[["2009",4,2]]}}},{"id":1786,"uris":["http://zotero.org/users/2554431/items/QEP3CLBP"],"uri":["http://zotero.org/users/2554431/items/QEP3CLBP"],"itemData":{"id":1786,"type":"article-journal","title":"How can social network analysis improve the study of primate behavior?","container-title":"American Journal of Primatology","page":"703-719","volume":"73","issue":"8","source":"DOI.org (Crossref)","DOI":"10.1002/ajp.20915","ISSN":"02752565","journalAbbreviation":"Am. J. Primatol.","language":"en","author":[{"family":"Sueur","given":"Cédric"},{"family":"Jacobs","given":"Armand"},{"family":"Amblard","given":"Frédéric"},{"family":"Petit","given":"Odile"},{"family":"King","given":"Andrew J."}],"issued":{"date-parts":[["2011",8]]}}},{"id":"HojlOKib/4Psh7x73","uris":["http://zotero.org/users/2554431/items/82CRI6BN"],"uri":["http://zotero.org/users/2554431/items/82CRI6BN"],"itemData":{"id":101,"type":"article-journal","title":"Social network analysis of animal behaviour: a promising tool for the study of sociality","container-title":"Animal Behaviour","page":"333-344","volume":"75","issue":"2","source":"ScienceDirect","abstract":"Social animals live and interact together, forming complex relationships and social structure. These relationships can have important fitness consequences, but most studies do not explicitly measure those relationships. An approach that explicitly measures relationships will further our understanding of social complexity and the consequences of both direct and indirect interactions. Social network analysis is the study of social</w:delInstrText>
        </w:r>
        <w:r w:rsidR="00E50880" w:rsidRPr="00DE0F11" w:rsidDel="00DE0F11">
          <w:rPr>
            <w:lang w:val="fr-FR"/>
            <w:rPrChange w:id="10" w:author="Kenneth" w:date="2020-04-02T10:52:00Z">
              <w:rPr/>
            </w:rPrChange>
          </w:rPr>
          <w:delInstrText xml:space="preserve"> groups as networks of nodes connected by social ties. This approach examines individuals and groups in the context of relationships between group members. Application of social network analysis to animal behaviour can advance the field by identifying and quantifying specific attributes of social relationships, many of which are not captured by more common measures of sociality, such as group size. Sophisticated methods for network construction and analysis exist in other fields, but until recently, have seen relatively little application to animal systems. We present a brief history of social network analysis, a description of basic concepts and previous applications to animal behaviour. We then highlight relevance and constraints of some network measures, including results from an original study of the effect of sampling on network parameter estimates, and we end with promising directions for research. By doing so, we provide a prospective overview of social network analysis' general utility for the study of animal social behaviour.","DOI":"10.1016/j.anbehav.2007.06.020","ISSN":"0003-3472","title-short":"Social network analysis of animal behaviour","journalAbbreviation":"Animal Behaviour","author":[{"family":"Wey","given":"Tina"},{"family":"Blumstein","given":"Daniel T."},{"family":"Shen","given":"Weiwei"},{"family":"Jordán","given":"Ferenc"}],"issued":{"date-parts":[["2008",2]]}}}],"schema":"https://github.com/citation-style-language/schema/raw/master/csl-citation.json"} </w:delInstrText>
        </w:r>
        <w:r w:rsidRPr="00263C3B" w:rsidDel="00DE0F11">
          <w:fldChar w:fldCharType="separate"/>
        </w:r>
        <w:r w:rsidR="00E50880" w:rsidRPr="00DE0F11" w:rsidDel="00DE0F11">
          <w:rPr>
            <w:lang w:val="fr-FR"/>
            <w:rPrChange w:id="11" w:author="Kenneth" w:date="2020-04-02T10:52:00Z">
              <w:rPr/>
            </w:rPrChange>
          </w:rPr>
          <w:delText>(Borgatti et al., 2014; Brent et al., 2011; Croft et al., 2008; Farine and Whitehead, 2015; Krause et al., 2009; Sueur et al., 2011a; Wey et al., 2008a)</w:delText>
        </w:r>
        <w:r w:rsidRPr="00263C3B" w:rsidDel="00DE0F11">
          <w:fldChar w:fldCharType="end"/>
        </w:r>
        <w:r w:rsidRPr="00DE0F11" w:rsidDel="00DE0F11">
          <w:rPr>
            <w:lang w:val="fr-FR"/>
            <w:rPrChange w:id="12" w:author="Kenneth" w:date="2020-04-02T10:52:00Z">
              <w:rPr/>
            </w:rPrChange>
          </w:rPr>
          <w:delText xml:space="preserve">. </w:delText>
        </w:r>
        <w:r w:rsidRPr="00263C3B" w:rsidDel="00DE0F11">
          <w:delText xml:space="preserve">Properties that emerge from interactions in a network, such as centrality, clustering, topology, etc., can provide complex yet summarized information to describe or compare network structures </w:delText>
        </w:r>
        <w:r w:rsidRPr="00263C3B" w:rsidDel="00DE0F11">
          <w:fldChar w:fldCharType="begin"/>
        </w:r>
        <w:r w:rsidRPr="00263C3B" w:rsidDel="00DE0F11">
          <w:delInstrText xml:space="preserve"> ADDIN ZOTERO_ITEM CSL_CITATION {"citationID":"U90BhlHd","properties":{"formattedCitation":"(de Silva and Wittemyer, 2012; Kasper and Voelkl, 2009; Mason and Verwoerd, 2007; Sueur et al., 2011b)","plainCitation":"(de Silva and Wittemyer, 2012; Kasper and Voelkl, 2009; Mason and Verwoerd, 2007; Sueur et al., 2011b)","noteIndex":0},"citationItems":[{"id":1758,"uris":["http://zotero.org/users/2554431/items/WAFDBTTE"],"uri":["http://zotero.org/users/2554431/items/WAFDBTTE"],"itemData":{"id":1758,"type":"article-journal","title":"A Comparison of Social Organization in Asian Elephants and African Savannah Elephants","container-title":"International Journal of Primatology","page":"1125-1141","volume":"33","issue":"5","source":"DOI.org (Crossref)","abstract":"Asian and African elephant species have diverged by ca. 6 million years, but as large, generalist herbivores they occupy similar niches in their respective environments. Although the multilevel, hierarchical nature of African savannah elephant societies is well established, it has been unclear whether Asian elephants behave similarly. Here we quantitatively compare the structure of both species’ societies using association data collected using the same protocol over similar time periods. Sociality in both species demonstrates well-defined structure, but in contrast to the African elephants of Samburu the Uda Walawe Asian elephants are found in smaller groups, do not maintain coherent core groups, demonstrate markedly less social connectivity at the population level, and are socially less influenced by seasonal differences in ecological conditions. The Uda Walawe Asian elephants, however, do maintain a complex, well-networked society consisting of ≥2 differentiated types of associates we term ephemeral and long-term affiliates. These findings imply we must broaden our recognition of multilevel social organization to encompass societies that fall along a gradient of nestedness, and not merely those that exhibit hierarchical nesting. This in turn suggests that multilevel structures may be more diverse and widespread than generally thought, and that phylogenetic comparisons within species-rich clades, such as that of primates, using the methods presented can provide fresh insights into their socioecological basis.","DOI":"10.1007/s10764-011-9564-1","ISSN":"0164-0291, 1573-8604","journalAbbreviation":"Int J Primatol","language":"en","author":[{"family":"Silva","given":"Shermin","non-dropping-particle":"de"},{"family":"Wittemyer","given":"George"}],"issued":{"date-parts":[["2012",10]]}}},{"id":1812,"uris":["http://zotero.org/users/2554431/items/7E2ABHPS"],"uri":["http://zotero.org/users/2554431/items/7E2ABHPS"],"itemData":{"id":1812,"type":"article-journal","title":"A social network analysis of primate groups","container-title":"Primates","page":"343-356","volume":"50","issue":"4","source":"Springer Link","abstract":"Primate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DOI":"10.1007/s10329-009-0153-2","ISSN":"1610-7365","journalAbbreviation":"Primates","language":"en","author":[{"family":"Kasper","given":"Claudia"},{"family":"Voelkl","given":"Bernhard"}],"issued":{"date-parts":[["2009",10,1]]}}},{"id":1732,"uris":["http://zotero.org/users/2554431/items/RNQFPCFD"],"uri":["http://zotero.org/users/2554431/items/RNQFPCFD"],"itemData":{"id":1732,"type":"article-journal","title":"Graph theory and networks in Biology","container-title":"IET Systems Biology","page":"89-119","volume":"1","issue":"2","source":"DOI.org (Crossref)","abstract":"A survey of the use of graph theoretical techniques in Biology is presented. In particular, recent work on identifying and modelling the structure of bio-molecular networks is discussed, as well as the application of centrality measures to interaction networks and research on the hierarchical structure of such networks and network motifs. Work on the link between structural network properties and dynamics is also described, with emphasis on synchronisation and disease propagation.","DOI":"10.1049/iet-syb:20060038","ISSN":"1751-8849, 1751-8857","language":"en","author":[{"family":"Mason","given":"O."},{"family":"Verwoerd","given":"M."}],"issued":{"date-parts":[["2007",3,1]]}}},{"id":435,"uris":["http://zotero.org/users/2554431/items/FKHXK7VR"],"uri":["http://zotero.org/users/2554431/items/FKHXK7VR"],"itemData":{"id":435,"type":"article-journal","title":"A comparative network analysis of social style in macaques","container-title":"Animal Behaviour","page":"845–852","volume":"82","issue":"4","source":"Google Scholar","author":[{"family":"Sueur","given":"Cédric"},{"family":"Petit","given":"Odile"},{"family":"De Marco","given":"Arianna"},{"family":"Jacobs","given":"A. T."},{"family":"Watanabe","given":"K."},{"family":"Thierry","given":"Bernard"}],"issued":{"date-parts":[["2011"]]}}}],"schema":"https://github.com/citation-style-language/schema/raw/master/csl-citation.json"} </w:delInstrText>
        </w:r>
        <w:r w:rsidRPr="00263C3B" w:rsidDel="00DE0F11">
          <w:fldChar w:fldCharType="separate"/>
        </w:r>
        <w:r w:rsidRPr="00263C3B" w:rsidDel="00DE0F11">
          <w:delText>(de Silva and Wittemyer, 2012; Kasper and Voelkl, 2009; Mason and Verwoerd, 2007; Sueur et al., 2011b)</w:delText>
        </w:r>
        <w:r w:rsidRPr="00263C3B" w:rsidDel="00DE0F11">
          <w:fldChar w:fldCharType="end"/>
        </w:r>
        <w:r w:rsidRPr="00263C3B" w:rsidDel="00DE0F11">
          <w:delText>, but they can also be used to provide new angles and approaches to other field</w:delText>
        </w:r>
        <w:r w:rsidR="00EF3741" w:rsidDel="00DE0F11">
          <w:delText>s,</w:delText>
        </w:r>
        <w:r w:rsidRPr="00263C3B" w:rsidDel="00DE0F11">
          <w:delText xml:space="preserve"> such as conservation </w:delText>
        </w:r>
        <w:r w:rsidRPr="00263C3B" w:rsidDel="00DE0F11">
          <w:fldChar w:fldCharType="begin"/>
        </w:r>
        <w:r w:rsidRPr="00263C3B" w:rsidDel="00DE0F11">
          <w:delInstrText xml:space="preserve"> ADDIN ZOTERO_ITEM CSL_CITATION {"citationID":"QY6wOhCm","properties":{"formattedCitation":"(Snijders et al., 2017)","plainCitation":"(Snijders et al., 2017)","noteIndex":0},"citationItems":[{"id":579,"uris":["http://zotero.org/users/2554431/items/5ZSDE6HY"],"uri":["http://zotero.org/users/2554431/items/5ZSDE6HY"],"itemData":{"id":579,"type":"article-journal","title":"Animal Social Network Theory Can Help Wildlife Conservation","container-title":"Trends in Ecology &amp; Evolution","page":"567-577","volume":"32","issue":"8","source":"CrossRef","DOI":"10.1016/j.tree.2017.05.005","ISSN":"01695347","language":"en","author":[{"family":"Snijders","given":"Lysanne"},{"family":"Blumstein","given":"Daniel T."},{"family":"Stanley","given":"Christina R."},{"family":"Franks","given":"Daniel W."}],"issued":{"date-parts":[["2017",8]]}}}],"schema":"https://github.com/citation-style-language/schema/raw/master/csl-citation.json"} </w:delInstrText>
        </w:r>
        <w:r w:rsidRPr="00263C3B" w:rsidDel="00DE0F11">
          <w:fldChar w:fldCharType="separate"/>
        </w:r>
        <w:r w:rsidRPr="00263C3B" w:rsidDel="00DE0F11">
          <w:delText>(Snijders et al., 2017)</w:delText>
        </w:r>
        <w:r w:rsidRPr="00263C3B" w:rsidDel="00DE0F11">
          <w:fldChar w:fldCharType="end"/>
        </w:r>
        <w:r w:rsidRPr="00263C3B" w:rsidDel="00DE0F11">
          <w:delText xml:space="preserve">, disease ecology and epidemiology </w:delText>
        </w:r>
        <w:r w:rsidRPr="00263C3B" w:rsidDel="00DE0F11">
          <w:fldChar w:fldCharType="begin"/>
        </w:r>
        <w:r w:rsidRPr="00263C3B" w:rsidDel="00DE0F11">
          <w:delInstrText xml:space="preserve"> ADDIN ZOTERO_ITEM CSL_CITATION {"citationID":"0WwIez0W","properties":{"formattedCitation":"(Grear et al., 2013; Griffin and Nunn, 2012; Perkins et al., 2015; Sah et al., 2018; Silk et al., 2017)","plainCitation":"(Grear et al., 2013; Griffin and Nunn, 2012; Perkins et al., 2015; Sah et al., 2018; Silk et al., 2017)","noteIndex":0},"citationItems":[{"id":1883,"uris":["http://zotero.org/users/2554431/items/JLVWAWF2"],"uri":["http://zotero.org/users/2554431/items/JLVWAWF2"],"itemData":{"id":1883,"type":"article-journal","title":"Network transmission inference: Host behavior and parasite life cycle make social networks meaningful in disease ecology","container-title":"Ecological Applications","page":"1906-1914","volume":"23","issue":"8","source":"DOI.org (Crossref)","abstract":"The process of disease transmission is determined by the interaction of host susceptibility and exposure to parasite infectious stages. Host behavior is an important determinant of the likelihood of exposure to infectious stages but is difﬁcult to measure and often assumed to be homogenous in models of disease spread. We evaluated the importance of precisely deﬁning host contact when using networks that estimate exposure and predict infection prevalence in a replicated, empirical system. In particular, we hypothesized that infection patterns would be predicted only by a contact network that is deﬁned according to host behavior and parasite life cycle. Two competing host contact criteria were used to construct networks deﬁned by parasite life cycle and social contacts. First, parasite-deﬁned contacts were based on shared space with a time delay corresponding to the environmental development time of nematode parasites with a direct fecal–oral life cycle. Second, social contacts were deﬁned by shared space in the same time period. To quantify the competing networks of exposure and infection, we sampled natural populations of the eastern chipmunk (Tamias striatus) and infection of their gastrointestinal helminth community using replicated longitudinal capture–mark–recapture techniques. We predicted that (1) infection with parasites with direct fecal–oral life cycles would be explained by the time delay contact network, but not the social contact network; (2) infection with parasites with trophic life cycles (via a mobile intermediate host; thus, spatially decoupling transmission from host contact) would not be explained by either contact network. The prevalence of fecal–oral life cycle nematode parasites was strongly correlated to the number and strength of network connections from the parasite-deﬁned network (including the time delay), while the prevalence of trophic life cycle parasites was not correlated with any network metrics. We concluded that incorporating the parasite life cycle, relative to the way that exposure is measured, is key to inferring transmission and can be empirically quantiﬁed using network techniques. In addition, appropriately deﬁning and measuring contacts according the life history of the parasite and relevant behaviors of the host is a crucial step in applying network analyses to empirical systems.","DOI":"10.1890/13-0907.1","ISSN":"1051-0761","title-short":"Network transmission inference","journalAbbreviation":"Ecological Applications","language":"en","author":[{"family":"Grear","given":"Daniel A."},{"family":"Luong","given":"Lien T."},{"family":"Hudson","given":"Peter J."}],"issued":{"date-parts":[["2013",12]]}}},{"id":221,"uris":["http://zotero.org/users/2554431/items/8B6BFNPQ"],"uri":["http://zotero.org/users/2554431/items/8B6BFNPQ"],"itemData":{"id":221,"type":"article-journal","title":"Community structure and the spread of infectious disease in primate social networks","container-title":"Evolutionary Ecology","page":"779–800","volume":"26","issue":"4","source":"Google Scholar","author":[{"family":"Griffin","given":"Randi H."},{"family":"Nunn","given":"Charles L."}],"issued":{"date-parts":[["2012"]]}}},{"id":1533,"uris":["http://zotero.org/users/2554431/items/LUD5I4Y8"],"uri":["http://zotero.org/users/2554431/items/LUD5I4Y8"],"itemData":{"id":1533,"type":"article-journal","title":"Comparison of social networks derived from ecological data: implications for inferring infectious disease dynamics","container-title":"Journal of Animal Ecology","page":"1015-1022","source":"Wiley Online Library","abstract":"1. Social network analyses tend to focus on human interactions. However, there is a burgeoning interest in applying graph theory to ecological data from animal populations. Here we show how radio-tracking and capture–mark–recapture data collated from wild rodent populations can be used to generate contact networks. 2. Both radio-tracking and capture–mark–recapture were undertaken simultaneously. Contact networks were derived and the following statistics estimated: mean-contact rate, edge distribution, connectance and centrality. 3. Capture–mark–recapture networks produced more informative and complete networks when the rodent density was high and radio-tracking produced more informative networks when the density was low. Different data collection methods provide more data when certain ecological characteristics of the population prevail. 4. Both sets of data produced networks with comparable edge (contact) distributions that were best described by a negative binomial distribution. Connectance and closeness were statistically different between the two data sets. Only betweenness was comparable. The differences between the networks have important consequences for the transmission of infectious diseases. Care should be taken when extrapolating social networks to transmission networks for inferring disease dynamics.","DOI":"10.1111/j.1365-2656.2009.01557.x@10.1111/(ISSN)1365-2656.SocialNetworkAnalysis","ISSN":"1365-2656","title-short":"Comparison of social networks derived from ecological data","language":"en","author":[{"family":"Perkins","given":"Sarah E."},{"family":"Cagnacci","given":"Francesca"},{"family":"Stradiotto","given":"Anna"},{"family":"Arnoldi","given":"Daniele"},{"family":"Hudson","given":"Peter J."}],"issued":{"date-parts":[["2015"]]}}},{"id":1710,"uris":["http://zotero.org/users/2554431/items/FNSTT4LB"],"uri":["http://zotero.org/users/2554431/items/FNSTT4LB"],"itemData":{"id":1710,"type":"article-journal","title":"Disease implications of animal social network structure: A synthesis across social systems","container-title":"Journal of Animal Ecology","page":"546-55</w:delInstrText>
        </w:r>
        <w:r w:rsidRPr="00DE0F11" w:rsidDel="00DE0F11">
          <w:rPr>
            <w:lang w:val="fr-FR"/>
            <w:rPrChange w:id="13" w:author="Kenneth" w:date="2020-04-02T10:52:00Z">
              <w:rPr/>
            </w:rPrChange>
          </w:rPr>
          <w:delInstrText xml:space="preserve">8","volume":"87","issue":"3","source":"DOI.org (Crossref)","DOI":"10.1111/1365-2656.12786","ISSN":"00218790","title-short":"Disease implications of animal social network structure","journalAbbreviation":"J Anim Ecol","language":"en","author":[{"family":"Sah","given":"Pratha"},{"family":"Mann","given":"Janet"},{"family":"Bansal","given":"Shweta"}],"editor":[{"family":"Farine","given":"Damien"}],"issued":{"date-parts":[["2018",5]]}}},{"id":1633,"uris":["http://zotero.org/users/2554431/items/JJHNPTZ7"],"uri":["http://zotero.org/users/2554431/items/JJHNPTZ7"],"itemData":{"id":1633,"type":"article-journal","title":"Using Social Network Measures in Wildlife Disease Ecology, Epidemiology, and Management","container-title":"BioScience","page":"245-257","volume":"67","issue":"3","source":"academic.oup.com","abstract":"Abstract.  Contact networks, behavioral interactions, and shared use of space can all have important implications for the spread of disease in animals. Social n","DOI":"10.1093/biosci/biw175","ISSN":"0006-3568","journalAbbreviation":"BioScience","language":"en","author":[{"family":"Silk","given":"Matthew J."},{"family":"Croft","given":"Darren P."},{"family":"Delahay","given":"Richard J."},{"family":"Hodgson","given":"David J."},{"family":"Boots","given":"Mike"},{"family":"Weber","given":"Nicola"},{"family":"McDonald","given":"Robbie A."}],"issued":{"date-parts":[["2017",3,1]]}}}],"schema":"https://github.com/citation-style-language/schema/raw/master/csl-citation.json"} </w:delInstrText>
        </w:r>
        <w:r w:rsidRPr="00263C3B" w:rsidDel="00DE0F11">
          <w:fldChar w:fldCharType="separate"/>
        </w:r>
        <w:r w:rsidRPr="00DE0F11" w:rsidDel="00DE0F11">
          <w:rPr>
            <w:lang w:val="fr-FR"/>
            <w:rPrChange w:id="14" w:author="Kenneth" w:date="2020-04-02T10:52:00Z">
              <w:rPr/>
            </w:rPrChange>
          </w:rPr>
          <w:delText>(Grear et al., 2013; Griffin and Nunn, 2012; Perkins et al., 2015; Sah et al., 2018; Silk et al., 2017)</w:delText>
        </w:r>
        <w:r w:rsidRPr="00263C3B" w:rsidDel="00DE0F11">
          <w:fldChar w:fldCharType="end"/>
        </w:r>
        <w:r w:rsidRPr="00DE0F11" w:rsidDel="00DE0F11">
          <w:rPr>
            <w:lang w:val="fr-FR"/>
            <w:rPrChange w:id="15" w:author="Kenneth" w:date="2020-04-02T10:52:00Z">
              <w:rPr/>
            </w:rPrChange>
          </w:rPr>
          <w:delText xml:space="preserve">, information transmission </w:delText>
        </w:r>
        <w:r w:rsidRPr="00263C3B" w:rsidDel="00DE0F11">
          <w:fldChar w:fldCharType="begin"/>
        </w:r>
        <w:r w:rsidRPr="00DE0F11" w:rsidDel="00DE0F11">
          <w:rPr>
            <w:lang w:val="fr-FR"/>
            <w:rPrChange w:id="16" w:author="Kenneth" w:date="2020-04-02T10:52:00Z">
              <w:rPr/>
            </w:rPrChange>
          </w:rPr>
          <w:delInstrText xml:space="preserve"> ADDIN ZOTERO_ITEM CSL_CITATION {"citationID":"HFziuw7W","properties":{"formattedCitation":"(Croft et al., 2016; Farine Damien R. et al., 2015; Jones et al., 2017; Noble et al., 2004)","plainCitation":"(Croft et al., 2016; Farine Damien R. et al., 2015; Jones et al., 2017; Noble et al., 2004)","noteIndex":0},"citationItems":[{"id":1789,"uris":["http://zotero.org/users/2554431/items/VLWDAHPF"],"uri":["http://zotero.org/users/2554431/items/VLWDAHPF"],"itemData":{"id":1789,"type":"article-journal","title":"Current directions in animal social networks","container-title":"Current Opinion in Behavioral Sciences","page":"52-58","volume":"12","source":"DOI.org (Crossref)","DOI":"10.1016/j.cobeha.2016.09.001","ISSN":"23521546","journalAbbreviation":"Current Opinion in Behavioral Sciences","language":"en","author":[{"family":"Croft","given":"Darren P"},{"family":"Darden","given":"Safi K"},{"family":"Wey","given":"Tina W"}],"issued":{"date-parts":[["2016",12]]}}},{"id":1792,"uris":["http://zotero.org/users/2554431/items/AKMMQDMA"],"uri":["http://zotero.org/users/2554431/items/AKMMQDMA"],"itemData":{"id":1792,"type":"article-journal","title":"Interspecific social networks promote information transmission in wild songbirds","container-title":"Proceedings of the Royal Society B: Biological Sciences","page":"20142804","volume":"282","issue":"1803","source":"roy</w:delInstrText>
        </w:r>
        <w:r w:rsidRPr="00263C3B" w:rsidDel="00DE0F11">
          <w:delInstrText>alsocietypublishing.org (Atypon)","abstract":"Understanding the functional links between social structure and population processes is a central aim of evolutionary ecology. Multiple types of interactions can be represented by networks drawn for the same population, such as kinship, dominance or affiliative networks, but the relative importance of alternative networks in modulating population processes may not be clear. We illustrate this problem, and a solution, by developing a framework for testing the importance of different types of association in facilitating the transmission of information. We apply this framework to experimental data from wild songbirds that form mixed-species flocks, recording the arrival (patch discovery) of individuals to novel foraging sites. We tested whether intraspecific and interspecific social networks predicted the spread of information about novel food sites, and found that both contributed to transmission. The likelihood of acquiring information per unit of connection to knowledgeable individuals increased 22-fold for conspecifics, and 12-fold for heterospecifics. We also found that species varied in how much information they produced, suggesting that some species play a keystone role in winter foraging flocks. More generally, these analyses demonstrate that this method provides a powerful approach, using social networks to quantify the relative transmission rates across different social relationships.","DOI":"10.1098/rspb.2014.2804","journalAbbreviation":"Proceedings of the Royal Society B: Biological Sciences","author":[{"literal":"Farine Damien R."},{"literal":"Aplin Lucy M."},{"literal":"Sheldon Ben C."},{"literal":"Hoppitt William"}],"issued":{"date-parts":[["2015",3,22]]}}},{"id":1791,"uris":["http://zotero.org/users/2554431/items/YDH8FPIC"],"uri":["http://zotero.org/users/2554431/items/YDH8FPIC"],"itemData":{"id":1791,"type":"article-journal","title":"Individual and ecological determinants of social information transmission in the wild","container-title":"Animal Behaviour","page":"93-101","volume":"129","source":"DOI.org (Crossref)","DOI":"10.1016/j.anbehav.2017.05.011","ISSN":"00033472","journalAbbreviation":"Animal Behaviour","language":"en","author":[{"family":"Jones","given":"Teri B."},{"family":"Aplin","given":"Lucy M."},{"family":"Devost","given":"Isabelle"},{"family":"Morand-Ferron","gi</w:delInstrText>
        </w:r>
        <w:r w:rsidRPr="00DE0F11" w:rsidDel="00DE0F11">
          <w:rPr>
            <w:lang w:val="fr-FR"/>
            <w:rPrChange w:id="17" w:author="Kenneth" w:date="2020-04-02T10:52:00Z">
              <w:rPr/>
            </w:rPrChange>
          </w:rPr>
          <w:delInstrText>ven":"Julie"}],"issued":{"date-parts":[["2017",7]]}}},{"id":1797,"uris":["http://zotero.org/users/2554431/items/JH3SQKDN"],"uri":["http://zotero.org/users/2554431/items/JH3SQKDN"],"itemData":{"id":1797,"type":"chapter","title":"E</w:delInstrText>
        </w:r>
        <w:r w:rsidRPr="00263C3B" w:rsidDel="00DE0F11">
          <w:delInstrText>ﬀ</w:delInstrText>
        </w:r>
        <w:r w:rsidRPr="00DE0F11" w:rsidDel="00DE0F11">
          <w:rPr>
            <w:lang w:val="fr-FR"/>
            <w:rPrChange w:id="18" w:author="Kenneth" w:date="2020-04-02T10:52:00Z">
              <w:rPr/>
            </w:rPrChange>
          </w:rPr>
          <w:delInstrText>ects of the topology of social networks on information transmission","container-title":"From Animals to Animats 8: Proceedings of the Seventh [i.e. Eighth] International Conference on Simulation of Adaptive Behavior","publisher":"MIT Press","page":"10","volume":"8","source":"Zotero","abstract":"Social behaviours cannot be fully understood without considering the network structures that underlie them. Developments in network theory provide us with relevant modelling tools. The topology of social networks may be due to selection for information transmission. To investigate this, we generated network topologies with varying proportions of random connections and degrees of preferential attachment. We simulated two social tasks on these networks: a spreadinginnovation model and a simple market. Results indicated that non-zero levels of random connections and low levels of preferential attachment led to more e</w:delInstrText>
        </w:r>
        <w:r w:rsidRPr="00263C3B" w:rsidDel="00DE0F11">
          <w:delInstrText>ﬃ</w:delInstrText>
        </w:r>
        <w:r w:rsidRPr="00DE0F11" w:rsidDel="00DE0F11">
          <w:rPr>
            <w:lang w:val="fr-FR"/>
            <w:rPrChange w:id="19" w:author="Kenneth" w:date="2020-04-02T10:52:00Z">
              <w:rPr/>
            </w:rPrChange>
          </w:rPr>
          <w:delInstrText xml:space="preserve">cient information transmission. Theoretical and practical implications are discussed.","language":"en","author":[{"family":"Noble","given":"Jason"},{"family":"Davy","given":"Simon"},{"family":"Franks","given":"Daniel W"}],"issued":{"date-parts":[["2004"]]}}}],"schema":"https://github.com/citation-style-language/schema/raw/master/csl-citation.json"} </w:delInstrText>
        </w:r>
        <w:r w:rsidRPr="00263C3B" w:rsidDel="00DE0F11">
          <w:fldChar w:fldCharType="separate"/>
        </w:r>
        <w:r w:rsidRPr="00DE0F11" w:rsidDel="00DE0F11">
          <w:rPr>
            <w:lang w:val="fr-FR"/>
            <w:rPrChange w:id="20" w:author="Kenneth" w:date="2020-04-02T10:52:00Z">
              <w:rPr/>
            </w:rPrChange>
          </w:rPr>
          <w:delText>(Croft et al., 2016; Farine Damien R. et al., 2015; Jones et al., 2017; Noble et al., 2004)</w:delText>
        </w:r>
        <w:r w:rsidRPr="00263C3B" w:rsidDel="00DE0F11">
          <w:fldChar w:fldCharType="end"/>
        </w:r>
        <w:r w:rsidRPr="00DE0F11" w:rsidDel="00DE0F11">
          <w:rPr>
            <w:lang w:val="fr-FR"/>
            <w:rPrChange w:id="21" w:author="Kenneth" w:date="2020-04-02T10:52:00Z">
              <w:rPr/>
            </w:rPrChange>
          </w:rPr>
          <w:delText xml:space="preserve"> or applied ethology </w:delText>
        </w:r>
        <w:r w:rsidRPr="00263C3B" w:rsidDel="00DE0F11">
          <w:fldChar w:fldCharType="begin"/>
        </w:r>
        <w:r w:rsidRPr="00DE0F11" w:rsidDel="00DE0F11">
          <w:rPr>
            <w:lang w:val="fr-FR"/>
            <w:rPrChange w:id="22" w:author="Kenneth" w:date="2020-04-02T10:52:00Z">
              <w:rPr/>
            </w:rPrChange>
          </w:rPr>
          <w:delInstrText xml:space="preserve"> ADDIN ZOTERO_ITEM CSL_CITATION {"citationID":"IQrKU2KE","properties":{"formattedCitation":"(Makagon et al., 2012)","plainCitation":"(Makagon et al., 2012)","noteIndex":0},"citationItems":[{"id":1739,"uris":["http://zotero.org/users/2554431/items/CZDLNVYJ"],"uri":["http://zotero.org/users/2554431/items/CZDLNVYJ"],"itemData":{"id":1739,"type":"article-journal","title":"How can social network analysis contribute to social behavior research in applied ethology?","container-title":"Applied Animal Behaviour Science","page":"152-161","volume":"138","issue":"3-4","source":"DOI.org (Crossref)","abstract":"Social network analysis is increasingly used by behavioral ecologists and primatologists to describe the patterns and quality of interactions among individuals. We provide an overview of this methodology, with examples illustrating how it can be used to st</w:delInstrText>
        </w:r>
        <w:r w:rsidRPr="00DE0F11" w:rsidDel="00DE0F11">
          <w:rPr>
            <w:rPrChange w:id="23" w:author="Kenneth" w:date="2020-04-02T10:52:00Z">
              <w:rPr/>
            </w:rPrChange>
          </w:rPr>
          <w:delInstrText>udy social behavior in applied contexts. Like most kinds of social interaction analyses, social network analysis provides information about direct relationships (e.g. dominant–subordinate relationships). However, it also generates a more global model of social organization that determines how individual patterns of social interaction relate to individual and group characteristics. A particular strength of this approach is that it provides standardized mathematical methods for calculating metrics of sociality across leve</w:delInstrText>
        </w:r>
        <w:r w:rsidRPr="00263C3B" w:rsidDel="00DE0F11">
          <w:delInstrText xml:space="preserve">ls of social organization, from the population and group levels to the individual level. At the group level these metrics can be used to track changes in social network structures over time, evaluate the effect of the environment on social network structure, or compare social structures across groups, populations or species. At the individual level, the metrics allow quantiﬁcation of the heterogeneity of social experience within groups and identiﬁcation of individuals who may play especially important roles in maintaining social stability or information ﬂow throughout the network.","DOI":"10.1016/j.applanim.2012.02.003","ISSN":"01681591","journalAbbreviation":"Applied Animal Behaviour Science","language":"en","author":[{"family":"Makagon","given":"Maja M."},{"family":"McCowan","given":"Brenda"},{"family":"Mench","given":"Joy A."}],"issued":{"date-parts":[["2012",5]]}}}],"schema":"https://github.com/citation-style-language/schema/raw/master/csl-citation.json"} </w:delInstrText>
        </w:r>
        <w:r w:rsidRPr="00263C3B" w:rsidDel="00DE0F11">
          <w:fldChar w:fldCharType="separate"/>
        </w:r>
        <w:r w:rsidRPr="00263C3B" w:rsidDel="00DE0F11">
          <w:delText>(Makagon et al., 2012)</w:delText>
        </w:r>
        <w:r w:rsidRPr="00263C3B" w:rsidDel="00DE0F11">
          <w:fldChar w:fldCharType="end"/>
        </w:r>
        <w:r w:rsidRPr="00263C3B" w:rsidDel="00DE0F11">
          <w:delText>.</w:delText>
        </w:r>
        <w:r w:rsidR="000374D7" w:rsidRPr="00263C3B" w:rsidDel="00DE0F11">
          <w:delText xml:space="preserve"> </w:delText>
        </w:r>
      </w:del>
    </w:p>
    <w:p w14:paraId="3219F910" w14:textId="19289E78" w:rsidR="00C81F7E" w:rsidRPr="00263C3B" w:rsidDel="00EE02DD" w:rsidRDefault="00C81F7E" w:rsidP="00EE02DD">
      <w:pPr>
        <w:rPr>
          <w:del w:id="24" w:author="Kenneth" w:date="2019-09-12T17:11:00Z"/>
        </w:rPr>
      </w:pPr>
      <w:del w:id="25" w:author="Kenneth" w:date="2020-04-02T10:52:00Z">
        <w:r w:rsidRPr="00263C3B" w:rsidDel="00DE0F11">
          <w:delText xml:space="preserve">Graph theory provides the mathematical foundation </w:delText>
        </w:r>
        <w:r w:rsidR="00EF3741" w:rsidDel="00DE0F11">
          <w:delText>for</w:delText>
        </w:r>
        <w:r w:rsidR="00EF3741" w:rsidRPr="00263C3B" w:rsidDel="00DE0F11">
          <w:delText xml:space="preserve"> </w:delText>
        </w:r>
        <w:r w:rsidRPr="00263C3B" w:rsidDel="00DE0F11">
          <w:delText xml:space="preserve">network analysis </w:delText>
        </w:r>
        <w:r w:rsidRPr="00263C3B" w:rsidDel="00DE0F11">
          <w:fldChar w:fldCharType="begin"/>
        </w:r>
        <w:r w:rsidRPr="00263C3B" w:rsidDel="00DE0F11">
          <w:delInstrText xml:space="preserve"> ADDIN ZOTERO_ITEM CSL_CITATION {"citationID":"ySTvy0O6","properties":{"formattedCitation":"(Diestel, 2000)","plainCitation":"(Diestel, 2000)","noteIndex":0},"citationItems":[{"id":1720,"uris":["http://zotero.org/users/2554431/items/3Z84EPD5"],"uri":["http://zotero.org/users/2554431/items/3Z84EPD5"],"itemData":{"id":1720,"type":"book","title":"Graph theory","publisher":"Springer-Verlag New York, Incorporated","source":"Google Scholar","author":[{"family":"Diestel","given":"Reinhard"}],"issued":{"date-parts":[["2000"]]}}}],"schema":"https://github.com/citation-style-language/schema/raw/master/csl-citation.json"} </w:delInstrText>
        </w:r>
        <w:r w:rsidRPr="00263C3B" w:rsidDel="00DE0F11">
          <w:fldChar w:fldCharType="separate"/>
        </w:r>
        <w:r w:rsidRPr="00263C3B" w:rsidDel="00DE0F11">
          <w:delText>(Diestel, 2000)</w:delText>
        </w:r>
        <w:r w:rsidRPr="00263C3B" w:rsidDel="00DE0F11">
          <w:fldChar w:fldCharType="end"/>
        </w:r>
        <w:r w:rsidRPr="00263C3B" w:rsidDel="00DE0F11">
          <w:delText>. Rooted in linear algebra, they translate observations from the field to abstract objects of connections, by defining what will be represented as node</w:delText>
        </w:r>
        <w:r w:rsidR="00F94A97" w:rsidDel="00DE0F11">
          <w:delText xml:space="preserve">s – </w:delText>
        </w:r>
        <w:r w:rsidRPr="00263C3B" w:rsidDel="00DE0F11">
          <w:delText xml:space="preserve">or vertices </w:delText>
        </w:r>
        <w:r w:rsidR="00F94A97" w:rsidDel="00DE0F11">
          <w:delText>–</w:delText>
        </w:r>
        <w:r w:rsidRPr="00263C3B" w:rsidDel="00DE0F11">
          <w:delText xml:space="preserve"> and edges, the connection between nodes. Networks can have increasing complexity by adding and combining mathematical properties. They range from simple undirected binary networks to directed, multi-partite (</w:delText>
        </w:r>
        <w:r w:rsidR="00BD56FE" w:rsidRPr="00263C3B" w:rsidDel="00DE0F11">
          <w:delText xml:space="preserve">imagine </w:delText>
        </w:r>
        <w:r w:rsidR="00F94A97" w:rsidRPr="00263C3B" w:rsidDel="00DE0F11">
          <w:delText>connect</w:delText>
        </w:r>
        <w:r w:rsidR="00F94A97" w:rsidDel="00DE0F11">
          <w:delText>ing</w:delText>
        </w:r>
        <w:r w:rsidR="00F94A97" w:rsidRPr="00263C3B" w:rsidDel="00DE0F11">
          <w:delText xml:space="preserve"> </w:delText>
        </w:r>
        <w:r w:rsidR="00BD56FE" w:rsidRPr="00263C3B" w:rsidDel="00DE0F11">
          <w:delText>different species social networks</w:delText>
        </w:r>
        <w:r w:rsidRPr="00263C3B" w:rsidDel="00DE0F11">
          <w:delText>), self-looping nodes (</w:delText>
        </w:r>
        <w:r w:rsidR="00BD56FE" w:rsidRPr="00F94A97" w:rsidDel="00DE0F11">
          <w:rPr>
            <w:i/>
            <w:iCs/>
          </w:rPr>
          <w:delText>e.g.</w:delText>
        </w:r>
        <w:r w:rsidR="00BD56FE" w:rsidRPr="00263C3B" w:rsidDel="00DE0F11">
          <w:delText xml:space="preserve"> auto-infection with a disease spreading in a social network</w:delText>
        </w:r>
        <w:r w:rsidRPr="00263C3B" w:rsidDel="00DE0F11">
          <w:delText>), and/or weighted by their nodes or edges</w:delText>
        </w:r>
        <w:r w:rsidR="00BD56FE" w:rsidRPr="00263C3B" w:rsidDel="00DE0F11">
          <w:delText xml:space="preserve"> </w:delText>
        </w:r>
        <w:r w:rsidR="00BD56FE" w:rsidRPr="00263C3B" w:rsidDel="00DE0F11">
          <w:fldChar w:fldCharType="begin"/>
        </w:r>
        <w:r w:rsidR="004A52F0" w:rsidRPr="00263C3B" w:rsidDel="00DE0F11">
          <w:delInstrText xml:space="preserve"> ADDIN ZOTERO_ITEM CSL_CITATION {"citationID":"pEAGOtsL","properties":{"formattedCitation":"(Croft et al., 2008; Farine and Whitehead, 2015; Whitehead, 2008)","plainCitation":"(Croft et al., 2008; Farine and Whitehead, 2015; Whitehead, 2008)","noteIndex":0},"citationItems":[{"id":1780,"uris":["http://zotero.org/users/2554431/items/EQXR9CZ5"],"uri":["http://zotero.org/users/2554431/items/EQXR9CZ5"],"itemData":{"id":1780,"type":"book","title":"Exploring Animal Social Networks","publisher":"Princeton University Press","number-of-pages":"203","source":"Google Books","abstract":"Social network analysis is used widely in the social sciences to study interactions among people, groups, and organizations, yet until now there has been no book that shows behavioral biologists how to apply it to their work on animal populations. Exploring Animal Social Networks provides a practical guide for researchers, undergraduates, and graduate students in ecology, evolutionary biology, animal behavior, and zoology. Existing methods for studying animal social structure focus either on one animal and its interactions or on the average properties of a whole population. This book enables researchers to probe animal social structure at all levels, from the individual to the population. No prior knowledge of network theory is assumed. The authors give a step-by-step introduction to the different procedures and offer ideas for designing studies, collecting data, and interpreting results. They examine some of today's most sophisticated statistical tools for social network analysis and show how they can be used to study social interactions in animals, including cetaceans, ungulates, primates, insects, and fish. Drawing from an array of techniques, the authors explore how network structures influence individual behavior and how this in turn influences, and is influenced by, behavior at the population level. Throughout, the authors use two software packages--UCINET and NETDRAW--to illustrate how these powerful analytical tools can be applied to different animal social organizations.","ISBN":"978-1-4008-3776-2","note":"Google-Books-ID: CViwRbohzZkC","language":"en","author":[{"family":"Croft","given":"Darren P."},{"family":"James","given":"Richard"},{"family":"Krause","given":"Jens"}],"issued":{"date-parts":[["2008",7,1]]}}},{"id":502,"uris":["http://zotero.org/users/2554431/items/A9VWKZKM"],"uri":["http://zotero.org/users/2554431/items/A9VWKZKM"],"itemData":{"id":502,"type":"article-journal","title":"Constructing, conducting and interpreting animal social network analysis","container-title":"Journal of Animal Ecology","page":"1144-1163","volume":"84","issue":"5","source":"Wiley Online Library","abstract":"*\nAnimal social networks are descriptions of social structure which, aside from their intrinsic interest for understanding sociality, can have significant bearing across many fields of biology.\n\n\n\n*\nNetwork analysis provides a flexible toolbox for testing a broad range of hypotheses, and for describing the social system of species or populations in a quantitative and comparable manner. However, it requires careful consideration of underlying assumptions, in particular differentiating real from observed networks and controlling for inherent biases that are common in social data.\n\n\n\n*\nWe provide a practical guide for using this framework to analyse animal social systems and test hypotheses. First, we discuss key considerations when defining nodes and edges, and when designing methods for collecting data. We discuss different approaches for inferring social networks from these data and displaying them. We then provide an overview of methods for quantifying properties of nodes and networks, as well as for testing hypotheses concerning network structure and network processes. Finally, we provide information about assessing the power and accuracy of an observed network.\n\n\n\n*\nAlongside this manuscript, we provide appendices containing background information on common programming routines and worked examples of how to perform network analysis using the r programming language.\n\n\n\n*\nWe conclude by discussing some of the major current challenges in social network analysis and interesting future directions. In particular, we highlight the under-exploited potential of experimental manipulations on social networks to address research questions.","DOI":"10.1111/1365-2656.12418","ISSN":"1365-2656","journalAbbreviation":"J Anim Ecol","language":"en","author":[{"family":"Farine","given":"Damien R."},{"family":"Whitehead","given":"Hal"}],"issued":{"date-parts":[["2015",9,1]]}}},{"id":496,"uris":["http://zotero.org/users/2554431/items/XWUZD793"],"uri":["http://zotero.org/users/2554431/items/XWUZD793"],"itemData":{"id":496,"type":"book","title":"Analyzing animal societies: quantitative methods for vertebrate social analysis","publisher":"University of Chicago Press","source":"Google Scholar","URL":"https://books.google.fr/books?hl=fr&amp;lr=&amp;id=zD1gwUbW57gC&amp;oi=fnd&amp;pg=PR7&amp;dq=Whitehead,+H.+(2008)+Analyzing+Animal+Societies.+University+of+Chicago+Press,+Chicago,+IL,+USA.&amp;ots=TKS4nkp6qG&amp;sig=uuMfaf97Gl-J5v6HO7kMLFLtLw4","title-short":"Analyzing animal societies","author":[{"family":"Whitehead","given":"Hal"}],"issued":{"date-parts":[["2008"]]},"accessed":{"date-parts":[["2016",4,22]]}}}],"schema":"https://github.com/citation-style-language/schema/raw/master/csl-citation.json"} </w:delInstrText>
        </w:r>
        <w:r w:rsidR="00BD56FE" w:rsidRPr="00263C3B" w:rsidDel="00DE0F11">
          <w:fldChar w:fldCharType="separate"/>
        </w:r>
        <w:r w:rsidR="004A52F0" w:rsidRPr="00263C3B" w:rsidDel="00DE0F11">
          <w:delText>(Croft et al., 2008; Farine and Whitehead, 2015; Whitehead, 2008)</w:delText>
        </w:r>
        <w:r w:rsidR="00BD56FE" w:rsidRPr="00263C3B" w:rsidDel="00DE0F11">
          <w:fldChar w:fldCharType="end"/>
        </w:r>
        <w:r w:rsidRPr="00263C3B" w:rsidDel="00DE0F11">
          <w:delText xml:space="preserve">. </w:delText>
        </w:r>
      </w:del>
    </w:p>
    <w:p w14:paraId="572BB6BB" w14:textId="465430DE" w:rsidR="003624C9" w:rsidRPr="00263C3B" w:rsidDel="00DE0F11" w:rsidRDefault="003624C9">
      <w:pPr>
        <w:rPr>
          <w:del w:id="26" w:author="Kenneth" w:date="2020-04-02T10:52:00Z"/>
        </w:rPr>
        <w:pPrChange w:id="27" w:author="Kenneth" w:date="2019-09-12T17:11:00Z">
          <w:pPr>
            <w:pStyle w:val="Titre3"/>
          </w:pPr>
        </w:pPrChange>
      </w:pPr>
      <w:commentRangeStart w:id="28"/>
      <w:del w:id="29" w:author="Kenneth" w:date="2019-09-12T17:11:00Z">
        <w:r w:rsidRPr="00263C3B" w:rsidDel="00EE02DD">
          <w:delText>Network uncertaint</w:delText>
        </w:r>
        <w:r w:rsidR="00666AD6" w:rsidDel="00EE02DD">
          <w:delText>y</w:delText>
        </w:r>
        <w:commentRangeEnd w:id="28"/>
        <w:r w:rsidR="00EB45B4" w:rsidDel="00EE02DD">
          <w:rPr>
            <w:rStyle w:val="Marquedecommentaire"/>
            <w:i/>
            <w:iCs/>
          </w:rPr>
          <w:commentReference w:id="28"/>
        </w:r>
      </w:del>
    </w:p>
    <w:p w14:paraId="06BC91C9" w14:textId="683591A3" w:rsidR="00C81F7E" w:rsidRPr="00263C3B" w:rsidDel="00DE0F11" w:rsidRDefault="00C81F7E" w:rsidP="00C81F7E">
      <w:pPr>
        <w:rPr>
          <w:del w:id="30" w:author="Kenneth" w:date="2020-04-02T10:52:00Z"/>
        </w:rPr>
      </w:pPr>
      <w:del w:id="31" w:author="Kenneth" w:date="2020-04-02T10:52:00Z">
        <w:r w:rsidRPr="00263C3B" w:rsidDel="00DE0F11">
          <w:delText xml:space="preserve">However, compared to their purely mathematical </w:delText>
        </w:r>
        <w:r w:rsidR="004A52F0" w:rsidRPr="00263C3B" w:rsidDel="00DE0F11">
          <w:delText>counterparts</w:delText>
        </w:r>
        <w:r w:rsidRPr="00263C3B" w:rsidDel="00DE0F11">
          <w:delText xml:space="preserve">, </w:delText>
        </w:r>
        <w:r w:rsidR="004A52F0" w:rsidRPr="00263C3B" w:rsidDel="00DE0F11">
          <w:delText xml:space="preserve">or those built in </w:delText>
        </w:r>
        <w:r w:rsidRPr="00263C3B" w:rsidDel="00DE0F11">
          <w:delText xml:space="preserve">human social </w:delText>
        </w:r>
        <w:r w:rsidR="004A52F0" w:rsidRPr="00263C3B" w:rsidDel="00DE0F11">
          <w:delText xml:space="preserve">studies </w:delText>
        </w:r>
        <w:r w:rsidRPr="00263C3B" w:rsidDel="00DE0F11">
          <w:delText xml:space="preserve">where data are </w:delText>
        </w:r>
        <w:r w:rsidR="00666AD6" w:rsidDel="00DE0F11">
          <w:delText>now super</w:delText>
        </w:r>
        <w:r w:rsidR="000374D7" w:rsidDel="00DE0F11">
          <w:delText xml:space="preserve"> </w:delText>
        </w:r>
        <w:r w:rsidRPr="00263C3B" w:rsidDel="00DE0F11">
          <w:delText>abundant</w:delText>
        </w:r>
        <w:r w:rsidR="007C00C7" w:rsidRPr="00263C3B" w:rsidDel="00DE0F11">
          <w:delText xml:space="preserve"> </w:delText>
        </w:r>
        <w:r w:rsidR="000374D7" w:rsidDel="00DE0F11">
          <w:fldChar w:fldCharType="begin"/>
        </w:r>
        <w:r w:rsidR="000374D7" w:rsidDel="00DE0F11">
          <w:delInstrText xml:space="preserve"> ADDIN ZOTERO_ITEM CSL_CITATION {"citationID":"1akhWMSv","properties":{"formattedCitation":"(Chen et al., 2019a)","plainCitation":"(Chen et al., 2019a)","noteIndex":0},"citationItems":[{"id":1601,"uris":["http://zotero.org/users/2554431/items/N3D3G2R4"],"uri":["http://zotero.org/users/2554431/items/N3D3G2R4"],"itemData":{"id":1601,"type":"article-journal","title":"Snowboot: Bootstrap Methods for Network Inference","container-title":"The R Journal","page":"95","volume":"10","issue":"2","source":"DOI.org (Crossref)","DOI":"10.32614/RJ-2018-056","ISSN":"2073-4859","title-short":"Snowboot","language":"en","author":[{"family":"Chen","given":"Yuzhou"},{"family":"Gel","given":"Yulia","suffix":"R."},{"family":"Lyubchich","given":"Vyacheslav"},{"family":"Nezafati","given":"Kusha"}],"issued":{"date-parts":[["2019"]]}}}],"schema":"https://github.com/citation-style-language/schema/raw/master/csl-citation.json"} </w:delInstrText>
        </w:r>
        <w:r w:rsidR="000374D7" w:rsidDel="00DE0F11">
          <w:fldChar w:fldCharType="separate"/>
        </w:r>
        <w:r w:rsidR="000374D7" w:rsidRPr="000374D7" w:rsidDel="00DE0F11">
          <w:delText>(Chen et al., 2019a)</w:delText>
        </w:r>
        <w:r w:rsidR="000374D7" w:rsidDel="00DE0F11">
          <w:fldChar w:fldCharType="end"/>
        </w:r>
        <w:r w:rsidRPr="00263C3B" w:rsidDel="00DE0F11">
          <w:delText xml:space="preserve">, </w:delText>
        </w:r>
        <w:r w:rsidR="00666AD6" w:rsidDel="00DE0F11">
          <w:delText xml:space="preserve">the construction of </w:delText>
        </w:r>
        <w:r w:rsidRPr="00263C3B" w:rsidDel="00DE0F11">
          <w:delText xml:space="preserve">animal social networks </w:delText>
        </w:r>
        <w:r w:rsidR="007C00C7" w:rsidRPr="00263C3B" w:rsidDel="00DE0F11">
          <w:delText xml:space="preserve">can </w:delText>
        </w:r>
        <w:r w:rsidRPr="00263C3B" w:rsidDel="00DE0F11">
          <w:delText>suffer from</w:delText>
        </w:r>
        <w:r w:rsidR="007C00C7" w:rsidRPr="00263C3B" w:rsidDel="00DE0F11">
          <w:delText xml:space="preserve"> </w:delText>
        </w:r>
        <w:r w:rsidR="00DE25E9" w:rsidDel="00DE0F11">
          <w:delText xml:space="preserve">data </w:delText>
        </w:r>
        <w:r w:rsidRPr="00263C3B" w:rsidDel="00DE0F11">
          <w:delText>limitations</w:delText>
        </w:r>
        <w:r w:rsidR="00666AD6" w:rsidDel="00DE0F11">
          <w:delText xml:space="preserve"> such as</w:delText>
        </w:r>
        <w:r w:rsidRPr="00263C3B" w:rsidDel="00DE0F11">
          <w:delText xml:space="preserve"> </w:delText>
        </w:r>
        <w:r w:rsidR="00666AD6" w:rsidDel="00DE0F11">
          <w:delText>small</w:delText>
        </w:r>
        <w:r w:rsidR="00666AD6" w:rsidRPr="00263C3B" w:rsidDel="00DE0F11">
          <w:delText xml:space="preserve"> </w:delText>
        </w:r>
        <w:r w:rsidRPr="00263C3B" w:rsidDel="00DE0F11">
          <w:delText>sample size</w:delText>
        </w:r>
        <w:r w:rsidR="00666AD6" w:rsidDel="00DE0F11">
          <w:delText>s</w:delText>
        </w:r>
        <w:r w:rsidRPr="00263C3B" w:rsidDel="00DE0F11">
          <w:delText xml:space="preserve">, </w:delText>
        </w:r>
        <w:r w:rsidR="00666AD6" w:rsidDel="00DE0F11">
          <w:delText>biased or even erroneous field</w:delText>
        </w:r>
        <w:r w:rsidRPr="00263C3B" w:rsidDel="00DE0F11">
          <w:delText xml:space="preserve"> observation</w:delText>
        </w:r>
        <w:r w:rsidR="007C00C7" w:rsidRPr="00263C3B" w:rsidDel="00DE0F11">
          <w:delText>s</w:delText>
        </w:r>
        <w:r w:rsidR="00DE25E9" w:rsidDel="00DE0F11">
          <w:delText>,</w:delText>
        </w:r>
        <w:r w:rsidR="00666AD6" w:rsidDel="00DE0F11">
          <w:delText xml:space="preserve"> and other such imprecisions</w:delText>
        </w:r>
        <w:r w:rsidR="00F94A97" w:rsidDel="00DE0F11">
          <w:delText xml:space="preserve"> </w:delText>
        </w:r>
        <w:r w:rsidR="00F94A97" w:rsidDel="00DE0F11">
          <w:fldChar w:fldCharType="begin"/>
        </w:r>
        <w:r w:rsidR="00F94A97" w:rsidDel="00DE0F11">
          <w:delInstrText xml:space="preserve"> ADDIN ZOTERO_ITEM CSL_CITATION {"citationID":"4gwGRiBF","properties":{"formattedCitation":"(Davis et al., 2018; Whitehead, 2008)","plainCitation":"(Davis et al., 2018; Whitehead, 2008)","noteIndex":0},"citationItems":[{"id":1708,"uris":["http://zotero.org/users/2554431/items/QEVVMDYP"],"uri":["http://zotero.org/users/2554431/items/QEVVMDYP"],"itemData":{"id":1708,"type":"article-journal","title":"Estimating the robustness and uncertainty of animal social networks using different observational methods","container-title":"Animal Behaviour","page":"29-44","volume":"141","source":"DOI.org (Crossref)","DOI":"10.1016/j.anbehav.2018.04.012","ISSN":"00033472","journalAbbreviation":"Animal Behaviour","language":"en","author":[{"family":"Davis","given":"Grace H."},{"family":"Crofoot","given":"Margaret C."},{"family":"Farine","given":"Damien R."}],"issued":{"date-parts":[["2018",7]]}}},{"id":496,"uris":["http://zotero.org/users/2554431/items/XWUZD793"],"uri":["http://zotero.org/users/2554431/items/XWUZD793"],"itemData":{"id":496,"type":"book","title":"Analyzing animal societies: quantitative methods for vertebrate social analysis","publisher":"University of Chicago Press","source":"Google Scholar","URL":"https://books.google.fr/books?hl=fr&amp;lr=&amp;id=zD1gwUbW57gC&amp;oi=fnd&amp;pg=PR7&amp;dq=Whitehead,+H.+(2008)+Analyzing+Animal+Societies.+University+of+Chicago+Press,+Chicago,+IL,+USA.&amp;ots=TKS4nkp6qG&amp;sig=uuMfaf97Gl-J5v6HO7kMLFLtLw4","title-short":"Analyzing animal societies","author":[{"family":"Whitehead","given":"Hal"}],"issued":{"date-parts":[["2008"]]},"accessed":{"date-parts":[["2016",4,22]]}}}],"schema":"https://github.com/citation-style-language/schema/raw/master/csl-citation.json"} </w:delInstrText>
        </w:r>
        <w:r w:rsidR="00F94A97" w:rsidDel="00DE0F11">
          <w:fldChar w:fldCharType="separate"/>
        </w:r>
        <w:r w:rsidR="00F94A97" w:rsidRPr="00F94A97" w:rsidDel="00DE0F11">
          <w:delText>(Davis et al., 2018; Whitehead, 2008)</w:delText>
        </w:r>
        <w:r w:rsidR="00F94A97" w:rsidDel="00DE0F11">
          <w:fldChar w:fldCharType="end"/>
        </w:r>
        <w:r w:rsidRPr="00263C3B" w:rsidDel="00DE0F11">
          <w:delText xml:space="preserve">. </w:delText>
        </w:r>
        <w:r w:rsidR="007C00C7" w:rsidRPr="00263C3B" w:rsidDel="00DE0F11">
          <w:delText xml:space="preserve">Additionally, </w:delText>
        </w:r>
        <w:r w:rsidR="00666AD6" w:rsidDel="00DE0F11">
          <w:delText>as</w:delText>
        </w:r>
        <w:r w:rsidR="00666AD6" w:rsidRPr="00263C3B" w:rsidDel="00DE0F11">
          <w:delText xml:space="preserve"> </w:delText>
        </w:r>
        <w:r w:rsidRPr="00263C3B" w:rsidDel="00DE0F11">
          <w:delText xml:space="preserve">with many </w:delText>
        </w:r>
        <w:r w:rsidR="00666AD6" w:rsidDel="00DE0F11">
          <w:delText xml:space="preserve">other </w:delText>
        </w:r>
        <w:r w:rsidRPr="00263C3B" w:rsidDel="00DE0F11">
          <w:delText>statistic</w:delText>
        </w:r>
        <w:r w:rsidR="00666AD6" w:rsidDel="00DE0F11">
          <w:delText>al derivatives</w:delText>
        </w:r>
        <w:r w:rsidRPr="00263C3B" w:rsidDel="00DE0F11">
          <w:delText xml:space="preserve">, networks </w:delText>
        </w:r>
        <w:r w:rsidR="00666AD6" w:rsidDel="00DE0F11">
          <w:delText xml:space="preserve">themselves </w:delText>
        </w:r>
        <w:r w:rsidRPr="00263C3B" w:rsidDel="00DE0F11">
          <w:delText xml:space="preserve">can be thought </w:delText>
        </w:r>
        <w:r w:rsidR="00666AD6" w:rsidDel="00DE0F11">
          <w:delText xml:space="preserve">of </w:delText>
        </w:r>
        <w:r w:rsidRPr="00263C3B" w:rsidDel="00DE0F11">
          <w:delText>as summarized statistics of more complex data (</w:delText>
        </w:r>
        <w:r w:rsidRPr="00F94A97" w:rsidDel="00DE0F11">
          <w:rPr>
            <w:i/>
            <w:iCs/>
          </w:rPr>
          <w:delText>i.e.</w:delText>
        </w:r>
        <w:r w:rsidRPr="00263C3B" w:rsidDel="00DE0F11">
          <w:delText xml:space="preserve"> a set of observations) from which further summary statistics can be derived to represent whole-network, modul</w:delText>
        </w:r>
        <w:r w:rsidR="00666AD6" w:rsidDel="00DE0F11">
          <w:delText>e-</w:delText>
        </w:r>
        <w:r w:rsidRPr="00263C3B" w:rsidDel="00DE0F11">
          <w:delText xml:space="preserve"> or node-based properties </w:delText>
        </w:r>
        <w:r w:rsidRPr="00263C3B" w:rsidDel="00DE0F11">
          <w:fldChar w:fldCharType="begin"/>
        </w:r>
        <w:r w:rsidRPr="00263C3B" w:rsidDel="00DE0F11">
          <w:delInstrText xml:space="preserve"> ADDIN ZOTERO_ITEM CSL_CITATION {"citationID":"QesCFxXO","properties":{"formattedCitation":"(Croft et al., 2008; Farine and Whitehead, 2015; Whitehead, 2008)","plainCitation":"(Croft et al., 2008; Farine and Whitehead, 2015; Whitehead, 2008)","noteIndex":0},"citationItems":[{"id":1780,"uris":["http://zotero.org/users/2554431/items/EQXR9CZ5"],"uri":["http://zotero.org/users/2554431/items/EQXR9CZ5"],"itemData":{"id":1780,"type":"book","title":"Exploring Animal Social Networks","publisher":"Princeton University Press","number-of-pages":"203","source":"Google Books","abstract":"Social network analysis is used widely in the social sciences to study interactions among people, groups, and organizations, yet until now there has been no book that shows behavioral biologists how to apply it to their work on animal populations. Exploring Animal Social Networks provides a practical guide for researchers, undergraduates, and graduate students in ecology, evolutionary biology, animal behavior, and zoology. Existing methods for studying animal social structure focus either on one animal and its interactions or on the average properties of a whole population. This book enables researchers to probe animal social structure at all levels, from the individual to the population. No prior knowledge of network theory is assumed. The authors give a step-by-step introduction to the different procedures and offer ideas for designing studies, collecting data, and interpreting results. They examine some of today's most sophisticated statistical tools for social network analysis and show how they can be used to study social interactions in animals, including cetaceans, ungulates, primates, insects, and fish. Drawing from an array of techniques, the authors explore how network structures influence individual behavior and how this in turn influences, and is influenced by, behavior at the population level. Throughout, the authors use two software packages--UCINET and NETDRAW--to illustrate how these powerful analytical tools can be applied to different animal social organizations.","ISBN":"978-1-4008-3776-2","note":"Google-Books-ID: CViwRbohzZkC","language":"en","author":[{"family":"Croft","given":"Darren P."},{"family":"James","given":"Richard"},{"family":"Krause","given":"Jens"}],"issued":{"date-parts":[["2008",7,1]]}}},{"id":502,"uris":["http://zotero.org/users/2554431/items/A9VWKZKM"],"uri":["http://zotero.org/users/2554431/items/A9VWKZKM"],"itemData":{"id":502,"type":"article-journal","title":"Constructing, conducting and interpreting animal social network analysis","container-title":"Journal of Animal Ecology","page":"1144-1163","volume":"84","issue":"5","source":"Wiley Online Library","abstract":"*\nAnimal social networks are descriptions of social structure which, aside from their intrinsic interest for understanding sociality, can have significant bearing across many fields of biology.\n\n\n\n*\nNetwork analysis provides a flexible toolbox for testing a broad range of hypotheses, and for describing the social system of species or populations in a quantitative and comparable manner. However, it requires careful consideration of underlying assumptions, in particular differentiating real from observed networks and controlling for inherent biases that are common in social data.\n\n\n\n*\nWe provide a practical guide for using this framework to analyse animal social systems and test hypotheses. First, we discuss key considerations when defining nodes and edges, and when designing methods for collecting data. We discuss different approaches for inferring social networks from these data and displaying them. We then provide an overview of methods for quantifying properties of nodes and networks, as well as for testing hypotheses concerning network structure and network processes. Finally, we provide information about assessing the power and accuracy of an observed network.\n\n\n\n*\nAlongside this manuscript, we provide appendices containing background information on common programming routines and worked examples of how to perform network analysis using the r programming language.\n\n\n\n*\nWe conclude by discussing some of the major current challenges in social network analysis and interesting future directions. In particular, we highlight the under-exploited potential of experimental manipulations on social networks to address research questions.","DOI":"10.1111/1365-2656.12418","ISSN":"1365-2656","journalAbbreviation":"J Anim Ecol","language":"en","author":[{"family":"Farine","given":"Damien R."},{"family":"Whitehead","given":"Hal"}],"issued":{"date-parts":[["2015",9,1]]}}},{"id":496,"uris":["http://zotero.org/users/2554431/items/XWUZD793"],"uri":["http://zotero.org/users/2554431/items/XWUZD793"],"itemData":{"id":496,"type":"book","title":"Analyzing animal societies: quantitative methods for vertebrate social analysis","publisher":"University of Chicago Press","source":"Google Scholar","URL":"https://books.google.fr/books?hl=fr&amp;lr=&amp;id=zD1gwUbW57gC&amp;oi=fnd&amp;pg=PR7&amp;dq=Whitehead,+H.+(2008)+Analyzing+Animal+Societies.+University+of+Chicago+Press,+Chicago,+IL,+USA.&amp;ots=TKS4nkp6qG&amp;sig=uuMfaf97Gl-J5v6HO7kMLFLtLw4","title-short":"Analyzing animal societies","author":[{"family":"Whitehead","given":"Hal"}],"issued":{"date-parts":[["2008"]]},"accessed":{"date-parts":[["2016",4,22]]}}}],"schema":"https://github.com/citation-style-language/schema/raw/master/csl-citation.json"} </w:delInstrText>
        </w:r>
        <w:r w:rsidRPr="00263C3B" w:rsidDel="00DE0F11">
          <w:fldChar w:fldCharType="separate"/>
        </w:r>
        <w:r w:rsidRPr="00263C3B" w:rsidDel="00DE0F11">
          <w:delText>(Croft et al., 2008; Farine and Whitehead, 2015; Whitehead, 2008)</w:delText>
        </w:r>
        <w:r w:rsidRPr="00263C3B" w:rsidDel="00DE0F11">
          <w:fldChar w:fldCharType="end"/>
        </w:r>
        <w:r w:rsidRPr="00263C3B" w:rsidDel="00DE0F11">
          <w:delText xml:space="preserve">. These properties depend </w:delText>
        </w:r>
        <w:r w:rsidR="00666AD6" w:rsidDel="00DE0F11">
          <w:delText xml:space="preserve">completely </w:delText>
        </w:r>
        <w:r w:rsidRPr="00263C3B" w:rsidDel="00DE0F11">
          <w:delText>on the data</w:delText>
        </w:r>
        <w:r w:rsidR="007C00C7" w:rsidRPr="00263C3B" w:rsidDel="00DE0F11">
          <w:delText xml:space="preserve"> </w:delText>
        </w:r>
        <w:r w:rsidR="00666AD6" w:rsidDel="00DE0F11">
          <w:delText xml:space="preserve">available </w:delText>
        </w:r>
        <w:r w:rsidR="007C00C7" w:rsidRPr="00263C3B" w:rsidDel="00DE0F11">
          <w:delText>and</w:delText>
        </w:r>
        <w:r w:rsidR="00666AD6" w:rsidDel="00DE0F11">
          <w:delText xml:space="preserve"> the</w:delText>
        </w:r>
        <w:r w:rsidR="007C00C7" w:rsidRPr="00263C3B" w:rsidDel="00DE0F11">
          <w:delText xml:space="preserve"> methods</w:delText>
        </w:r>
        <w:r w:rsidRPr="00263C3B" w:rsidDel="00DE0F11">
          <w:delText xml:space="preserve"> used to build the network</w:delText>
        </w:r>
        <w:r w:rsidR="002F5CEB" w:rsidRPr="00263C3B" w:rsidDel="00DE0F11">
          <w:delText xml:space="preserve">. </w:delText>
        </w:r>
        <w:r w:rsidR="00F94A97" w:rsidDel="00DE0F11">
          <w:delText>The importance of c</w:delText>
        </w:r>
        <w:r w:rsidR="002F5CEB" w:rsidRPr="00263C3B" w:rsidDel="00DE0F11">
          <w:delText xml:space="preserve">hoosing the right network model and framework for a given biological question – </w:delText>
        </w:r>
        <w:r w:rsidR="002F5CEB" w:rsidRPr="00F94A97" w:rsidDel="00DE0F11">
          <w:rPr>
            <w:i/>
            <w:iCs/>
          </w:rPr>
          <w:delText>e.g.</w:delText>
        </w:r>
        <w:r w:rsidR="002F5CEB" w:rsidRPr="00263C3B" w:rsidDel="00DE0F11">
          <w:delText xml:space="preserve"> relying on </w:delText>
        </w:r>
        <w:r w:rsidR="00666AD6" w:rsidDel="00DE0F11">
          <w:delText xml:space="preserve">a </w:delText>
        </w:r>
        <w:r w:rsidR="002F5CEB" w:rsidRPr="00263C3B" w:rsidDel="00DE0F11">
          <w:delText xml:space="preserve">sexual interaction network </w:delText>
        </w:r>
        <w:r w:rsidR="00666AD6" w:rsidDel="00DE0F11">
          <w:delText>derived from</w:delText>
        </w:r>
        <w:r w:rsidR="002F5CEB" w:rsidRPr="00263C3B" w:rsidDel="00DE0F11">
          <w:delText xml:space="preserve"> all</w:delText>
        </w:r>
        <w:r w:rsidR="00666AD6" w:rsidDel="00DE0F11">
          <w:delText>-</w:delText>
        </w:r>
        <w:r w:rsidR="002F5CEB" w:rsidRPr="00263C3B" w:rsidDel="00DE0F11">
          <w:delText xml:space="preserve">occurrence sampling </w:delText>
        </w:r>
        <w:r w:rsidR="00666AD6" w:rsidDel="00DE0F11">
          <w:delText>to model</w:delText>
        </w:r>
        <w:r w:rsidR="00666AD6" w:rsidRPr="00263C3B" w:rsidDel="00DE0F11">
          <w:delText xml:space="preserve"> </w:delText>
        </w:r>
        <w:r w:rsidR="002F5CEB" w:rsidRPr="00263C3B" w:rsidDel="00DE0F11">
          <w:delText xml:space="preserve">a sexually transmitted disease </w:delText>
        </w:r>
        <w:r w:rsidR="00F94A97" w:rsidRPr="00263C3B" w:rsidDel="00DE0F11">
          <w:delText>–</w:delText>
        </w:r>
        <w:r w:rsidR="002F5CEB" w:rsidRPr="00263C3B" w:rsidDel="00DE0F11">
          <w:delText xml:space="preserve"> has been well covered </w:delText>
        </w:r>
        <w:r w:rsidR="00666AD6" w:rsidDel="00DE0F11">
          <w:delText>in</w:delText>
        </w:r>
        <w:r w:rsidR="00666AD6" w:rsidRPr="00263C3B" w:rsidDel="00DE0F11">
          <w:delText xml:space="preserve"> </w:delText>
        </w:r>
        <w:r w:rsidR="002F5CEB" w:rsidRPr="00263C3B" w:rsidDel="00DE0F11">
          <w:delText>the literature</w:delText>
        </w:r>
        <w:r w:rsidR="00F94A97" w:rsidDel="00DE0F11">
          <w:delText xml:space="preserve"> </w:delText>
        </w:r>
        <w:r w:rsidR="00F94A97" w:rsidDel="00DE0F11">
          <w:fldChar w:fldCharType="begin"/>
        </w:r>
        <w:r w:rsidR="00F94A97" w:rsidDel="00DE0F11">
          <w:delInstrText xml:space="preserve"> ADDIN ZOTERO_ITEM CSL_CITATION {"citationID":"VC7XeO7D","properties":{"formattedCitation":"(Croft et al., 2008; Farine and Whitehead, 2015; Wey et al., 2008b; Whitehead, 2008)","plainCitation":"(Croft et al., 2008; Farine and Whitehead, 2015; Wey et al., 2008b; Whitehead, 2008)","noteIndex":0},"citationItems":[{"id":1780,"uris":["http://zotero.org/users/2554431/items/EQXR9CZ5"],"uri":["http://zotero.org/users/2554431/items/EQXR9CZ5"],"itemData":{"id":1780,"type":"book","title":"Exploring Animal Social Networks","publisher":"Princeton University Press","number-of-pages":"203","source":"Google Books","abstract":"Social network analysis is used widely in the social sciences to study interactions among people, groups, and organizations, yet until now there has been no book that shows behavioral biologists how to apply it to their work on animal populations. Exploring Animal Social Networks provides a practical guide for researchers, undergraduates, and graduate students in ecology, evolutionary biology, animal behavior, and zoology. Existing methods for studying animal social structure focus either on one animal and its interactions or on the average properties of a whole population. This book enables researchers to probe animal social structure at all levels, from the individual to the population. No prior knowledge of network theory is assumed. The authors give a step-by-step introduction to the different procedures and offer ideas for designing studies, collecting data, and interpreting results. They examine some of today's most sophisticated statistical tools for social network analysis and show how they can be used to study social interactions in animals, including cetaceans, ungulates, primates, insects, and fish. Drawing from an array of techniques, the authors explore how network structures influence individual behavior and how this in turn influences, and is influenced by, behavior at the population level. Throughout, the authors use two software packages--UCINET and NETDRAW--to illustrate how these powerful analytical tools can be applied to different animal social organizations.","ISBN":"978-1-4008-3776-2","note":"Google-Books-ID: CViwRbohzZkC","language":"en","author":[{"family":"Croft","given":"Darren P."},{"family":"James","given":"Richard"},{"family":"Krause","given":"Jens"}],"issued":{"date-parts":[["2008",7,1]]}}},{"id":502,"uris":["http://zotero.org/users/2554431/items/A9VWKZKM"],"uri":["http://zotero.org/users/2554431/items/A9VWKZKM"],"itemData":{"id":502,"type":"article-journal","title":"Constructing, conducting and interpreting animal social network analysis","container-title":"Journal of Animal Ecology","page":"1144-1163","volume":"84","issue":"5","source":"Wiley Online Library","abstract":"*\nAnimal social networks are descriptions of social structure which, aside from their intrinsic interest for understanding sociality, can have significant bearing across many fields of biology.\n\n\n\n*\nNetwork analysis provides a flexible toolbox for testing a broad range of hypotheses, and for describing the social system of species or populations in a quantitative and comparable manner. However, it requires careful consideration of underlying assumptions, in particular differentiating real from observed networks and controlling for inherent biases that are common in social data.\n\n\n\n*\nWe provide a practical guide for using this framework to analyse animal social systems and test hypotheses. First, we discuss key considerations when defining nodes and edges, and when designing methods for collecting data. We discuss different approaches for inferring social networks from these data and displaying them. We then provide an overview of methods for quantifying properties of nodes and networks, as well as for testing hypotheses concerning network structure and network processes. Finally, we provide information about assessing the power and accuracy of an observed network.\n\n\n\n*\nAlongside this manuscript, we provide appendices containing background information on common programming routines and worked examples of how to perform network analysis using the r programming language.\n\n\n\n*\nWe conclude by discussing some of the major current challenges in social network analysis and interesting future directions. In particular, we highlight the under-exploited potential of experimental manipulations on social networks to address research questions.","DOI":"10.1111/1365-2656.12418","ISSN":"1365-2656","journalAbbreviation":"J Anim Ecol","language":"en","author":[{"family":"Farine","given":"Damien R."},{"family":"Whitehead","given":"Hal"}],"issued":{"date-parts":[["2015",9,1]]}}},{"id":1450,"uris":["http://zotero.org/users/2554431/items/673W6CUH"],"uri":["http://zotero.org/users/2554431/items/673W6CUH"],"itemData":{"id":1450,"type":"article-journal","title":"Social network analysis of animal behaviour: a promising tool for the study of sociality","container-title":"Animal Behaviour","page":"333-344","volume":"75","issue":"2","source":"Crossref","DOI":"10.1016/j.anbehav.2007.06.020","ISSN":"00033472","title-short":"Social network analysis of animal behaviour","language":"en","author":[{"family":"Wey","given":"Tina"},{"family":"Blumstein","given":"Daniel T."},{"family":"Shen","given":"Weiwei"},{"family":"Jordán","given":"Ferenc"}],"issued":{"date-parts":[["2008",2]]}}},{"id":496,"uris":["http://zotero.org/users/2554431/items/XWUZD793"],"uri":["http://zotero.org/users/2554431/items/XWUZD793"],"itemData":{"id":496,"type":"book","title":"Analyzing animal societies: quantitative methods for vertebrate social analysis","publisher":"University of Chicago Press","source":"Google Scholar","URL":"https://books.google.fr/books?hl=fr&amp;lr=&amp;id=zD1gwUbW57gC&amp;oi=fnd&amp;pg=PR7&amp;dq=Whitehead,+H.+(2008)+Analyzing+Animal+Societies.+University+of+Chicago+Press,+Chicago,+IL,+USA.&amp;ots=TKS4nkp6qG&amp;sig=uuMfaf97Gl-J5v6HO7kMLFLtLw4","title-short":"Analyzing animal societies","author":[{"family":"Whitehead","given":"Hal"}],"issued":{"date-parts":[["2008"]]},"accessed":{"date-parts":[["2016",4,22]]}}}],"schema":"https://github.com/citation-style-language/schema/raw/master/csl-citation.json"} </w:delInstrText>
        </w:r>
        <w:r w:rsidR="00F94A97" w:rsidDel="00DE0F11">
          <w:fldChar w:fldCharType="separate"/>
        </w:r>
        <w:r w:rsidR="00F94A97" w:rsidRPr="00F94A97" w:rsidDel="00DE0F11">
          <w:delText>(Croft et al., 2008; Farine and Whitehead, 2015; Wey et al., 2008b; Whitehead, 2008)</w:delText>
        </w:r>
        <w:r w:rsidR="00F94A97" w:rsidDel="00DE0F11">
          <w:fldChar w:fldCharType="end"/>
        </w:r>
        <w:r w:rsidRPr="00263C3B" w:rsidDel="00DE0F11">
          <w:delText xml:space="preserve">. </w:delText>
        </w:r>
        <w:r w:rsidR="00DE25E9" w:rsidDel="00DE0F11">
          <w:delText>However, a</w:delText>
        </w:r>
        <w:r w:rsidR="00DE25E9" w:rsidRPr="00263C3B" w:rsidDel="00DE0F11">
          <w:delText xml:space="preserve"> </w:delText>
        </w:r>
        <w:r w:rsidRPr="00263C3B" w:rsidDel="00DE0F11">
          <w:delText xml:space="preserve">growing number of studies </w:delText>
        </w:r>
        <w:r w:rsidR="00DE25E9" w:rsidDel="00DE0F11">
          <w:delText>are focusing</w:delText>
        </w:r>
        <w:r w:rsidRPr="00263C3B" w:rsidDel="00DE0F11">
          <w:delText xml:space="preserve"> on the uncertainty </w:delText>
        </w:r>
        <w:r w:rsidR="00DE25E9" w:rsidDel="00DE0F11">
          <w:delText>inherent in</w:delText>
        </w:r>
        <w:r w:rsidRPr="00263C3B" w:rsidDel="00DE0F11">
          <w:delText xml:space="preserve"> empirical social networks</w:delText>
        </w:r>
      </w:del>
      <w:del w:id="32" w:author="Kenneth" w:date="2019-09-12T17:17:00Z">
        <w:r w:rsidRPr="00DE0F11" w:rsidDel="00D76808">
          <w:rPr>
            <w:lang w:val="fr-FR"/>
            <w:rPrChange w:id="33" w:author="Kenneth" w:date="2020-04-02T10:52:00Z">
              <w:rPr/>
            </w:rPrChange>
          </w:rPr>
          <w:delText xml:space="preserve"> </w:delText>
        </w:r>
        <w:commentRangeStart w:id="34"/>
        <w:commentRangeStart w:id="35"/>
        <w:commentRangeStart w:id="36"/>
        <w:r w:rsidRPr="00DE0F11" w:rsidDel="00D76808">
          <w:rPr>
            <w:lang w:val="fr-FR"/>
            <w:rPrChange w:id="37" w:author="Kenneth" w:date="2020-04-02T10:52:00Z">
              <w:rPr/>
            </w:rPrChange>
          </w:rPr>
          <w:delText>– we cover them in supplementary material X</w:delText>
        </w:r>
      </w:del>
      <w:commentRangeEnd w:id="34"/>
      <w:del w:id="38" w:author="Kenneth" w:date="2020-04-02T10:52:00Z">
        <w:r w:rsidR="007C00C7" w:rsidRPr="00263C3B" w:rsidDel="00DE0F11">
          <w:rPr>
            <w:rStyle w:val="Marquedecommentaire"/>
          </w:rPr>
          <w:commentReference w:id="34"/>
        </w:r>
        <w:commentRangeEnd w:id="35"/>
        <w:r w:rsidR="00DE25E9" w:rsidDel="00DE0F11">
          <w:rPr>
            <w:rStyle w:val="Marquedecommentaire"/>
          </w:rPr>
          <w:commentReference w:id="35"/>
        </w:r>
        <w:commentRangeEnd w:id="36"/>
        <w:r w:rsidR="00D76808" w:rsidDel="00DE0F11">
          <w:rPr>
            <w:rStyle w:val="Marquedecommentaire"/>
          </w:rPr>
          <w:commentReference w:id="36"/>
        </w:r>
        <w:r w:rsidRPr="00DE0F11" w:rsidDel="00DE0F11">
          <w:rPr>
            <w:lang w:val="fr-FR"/>
            <w:rPrChange w:id="39" w:author="Kenneth" w:date="2020-04-02T10:52:00Z">
              <w:rPr/>
            </w:rPrChange>
          </w:rPr>
          <w:delText xml:space="preserve">. </w:delText>
        </w:r>
        <w:r w:rsidR="00DE25E9" w:rsidDel="00DE0F11">
          <w:delText>Indeed,</w:delText>
        </w:r>
        <w:r w:rsidR="002F5CEB" w:rsidRPr="00263C3B" w:rsidDel="00DE0F11">
          <w:delText xml:space="preserve"> regardless of how fitting a </w:delText>
        </w:r>
        <w:r w:rsidR="00DE25E9" w:rsidDel="00DE0F11">
          <w:delText>given</w:delText>
        </w:r>
        <w:r w:rsidR="002F5CEB" w:rsidRPr="00263C3B" w:rsidDel="00DE0F11">
          <w:delText xml:space="preserve"> network model </w:delText>
        </w:r>
        <w:r w:rsidR="00DE25E9" w:rsidDel="00DE0F11">
          <w:delText>might be</w:delText>
        </w:r>
        <w:r w:rsidR="002F5CEB" w:rsidRPr="00263C3B" w:rsidDel="00DE0F11">
          <w:delText xml:space="preserve">, stochasticity </w:delText>
        </w:r>
        <w:r w:rsidR="00DE25E9" w:rsidDel="00DE0F11">
          <w:delText xml:space="preserve">is inherent in any sample of </w:delText>
        </w:r>
        <w:r w:rsidR="002F5CEB" w:rsidRPr="00263C3B" w:rsidDel="00DE0F11">
          <w:delText>data</w:delText>
        </w:r>
        <w:r w:rsidR="00DE25E9" w:rsidDel="00DE0F11">
          <w:delText xml:space="preserve"> and can especially wreak havoc on small sample sets</w:delText>
        </w:r>
        <w:r w:rsidR="00F94A97" w:rsidDel="00DE0F11">
          <w:delText>.</w:delText>
        </w:r>
        <w:r w:rsidR="002F5CEB" w:rsidRPr="00263C3B" w:rsidDel="00DE0F11">
          <w:delText xml:space="preserve"> </w:delText>
        </w:r>
        <w:r w:rsidR="00DE25E9" w:rsidDel="00DE0F11">
          <w:delText>Thus, a</w:delText>
        </w:r>
        <w:r w:rsidRPr="00263C3B" w:rsidDel="00DE0F11">
          <w:delText xml:space="preserve">ssessing </w:delText>
        </w:r>
        <w:r w:rsidR="00DE25E9" w:rsidDel="00DE0F11">
          <w:delText>the degree of</w:delText>
        </w:r>
        <w:r w:rsidR="00DE25E9" w:rsidRPr="00263C3B" w:rsidDel="00DE0F11">
          <w:delText xml:space="preserve"> </w:delText>
        </w:r>
        <w:r w:rsidRPr="00263C3B" w:rsidDel="00DE0F11">
          <w:delText xml:space="preserve">uncertainty </w:delText>
        </w:r>
        <w:r w:rsidR="00DE25E9" w:rsidDel="00DE0F11">
          <w:delText>associated with a social network derived from some set of relational observations</w:delText>
        </w:r>
        <w:r w:rsidR="002F5CEB" w:rsidRPr="00263C3B" w:rsidDel="00DE0F11">
          <w:delText xml:space="preserve"> </w:delText>
        </w:r>
      </w:del>
      <w:del w:id="40" w:author="Kenneth" w:date="2019-09-13T12:02:00Z">
        <w:r w:rsidR="002F5CEB" w:rsidRPr="00263C3B" w:rsidDel="008F67FE">
          <w:delText xml:space="preserve">is </w:delText>
        </w:r>
        <w:r w:rsidR="00DE25E9" w:rsidDel="008F67FE">
          <w:delText xml:space="preserve">highly relevant </w:delText>
        </w:r>
        <w:commentRangeStart w:id="41"/>
        <w:commentRangeStart w:id="42"/>
        <w:r w:rsidR="00DE25E9" w:rsidDel="008F67FE">
          <w:delText>despite being rarely considered</w:delText>
        </w:r>
        <w:commentRangeEnd w:id="41"/>
        <w:r w:rsidR="00DE25E9" w:rsidDel="008F67FE">
          <w:rPr>
            <w:rStyle w:val="Marquedecommentaire"/>
          </w:rPr>
          <w:commentReference w:id="41"/>
        </w:r>
        <w:commentRangeEnd w:id="42"/>
        <w:r w:rsidR="00757EC4" w:rsidDel="008F67FE">
          <w:rPr>
            <w:rStyle w:val="Marquedecommentaire"/>
          </w:rPr>
          <w:commentReference w:id="42"/>
        </w:r>
        <w:r w:rsidR="00DE25E9" w:rsidDel="008F67FE">
          <w:delText xml:space="preserve"> </w:delText>
        </w:r>
      </w:del>
      <w:del w:id="43" w:author="Kenneth" w:date="2020-04-02T10:52:00Z">
        <w:r w:rsidR="00DE25E9" w:rsidDel="00DE0F11">
          <w:delText>in ecological studies</w:delText>
        </w:r>
      </w:del>
      <w:moveToRangeStart w:id="44" w:author="Kenneth" w:date="2019-09-12T17:33:00Z" w:name="move19202002"/>
      <w:moveTo w:id="45" w:author="Kenneth" w:date="2019-09-12T17:33:00Z">
        <w:del w:id="46" w:author="Kenneth" w:date="2019-09-12T17:40:00Z">
          <w:r w:rsidR="00D76808" w:rsidRPr="00263C3B" w:rsidDel="001460BE">
            <w:fldChar w:fldCharType="begin"/>
          </w:r>
        </w:del>
        <w:del w:id="47" w:author="Kenneth" w:date="2019-09-12T17:33:00Z">
          <w:r w:rsidR="00D76808" w:rsidRPr="00263C3B" w:rsidDel="001460BE">
            <w:delInstrText xml:space="preserve"> ADDIN ZOTERO_ITEM CSL_CITATION {"citationID":"8riXopVv","properties":{"formattedCitation":"(Borgatti et al., 2014; James et al., 2009)","plainCitation":"(Borgatti et al., 2014; James et al., 2009)","noteIndex":0},"citationItems":[{"id":1766,"uris":["http://zotero.org/users/2554431/items/VBKYCX99"],"uri":["http://zotero.org/users/2554431/items/VBKYCX99"],"itemData":{"id":1766,"type":"chapter","title":"Social Network Research: Confusions, Criticisms, and Controversies","container-title":"Research in the Sociology of Organizations","publisher":"Emerald Group Publishing Limited","page":"1-29","volume":"40","source":"DOI.org (Crossref)","abstract":"Is social network analysis just measures and methods with no theory? We attempt to clarify some confusions, address some previous critiques and controversies surrounding the issues of structure, human agency, endogeneity, tie content, network change, and context, and add a few critiques of our own. We use these issues as an opportunity to discuss the fundamental characteristics of network theory and to provide our thoughts on opportunities for future research in social network analysis.","URL":"http://www.emeraldinsight.com/doi/10.1108/S0733-558X%282014%290000040001","ISBN":"978-1-78350-751-1","note":"DOI: 10.1108/S0733-558X(2014)0000040001","title-short":"Social Network Research","language":"en","editor":[{"family":"Brass","given":"Daniel J."},{"family":"Labianca","given":"Giuseppe (JOE)"},{"family":"Mehra","given":"Ajay"},{"family":"Halgin","given":"Daniel S."},{"family":"Borgatti","given":"Stephen P."}],"author":[{"family":"Borgatti","given":"Stephen P."},{"family":"Brass","given":"Daniel J."},{"family":"Halgin","given":"Daniel S."}],"issued":{"date-parts":[["2014",7,15]]},"accessed":{"date-parts":[["2019",8,18]]}}},{"id":1771,"uris":["http://zotero.org/users/2554431/items/6VDSLF26"],"uri":["http://zotero.org/users/2554431/items/6VDSLF26"],"itemData":{"id":1771,"type":"article-journal","title":"Potential banana skins in animal social network analysis","container-title":"Behavioral Ecology and Sociobiology","page":"989-997","volume":"63","issue":"7","source":"Springer Link","abstract":"Social network analysis is an increasingly popular tool for the study of the fine-scale and global social structure of animals. It has attracted particular attention by those attempting to unravel social structure in fission–fusion populations. It is clear that the social network approach offers some exciting opportunities for gaining new insights into social systems. However, some of the practices which are currently being used in the animal social networks literature are at worst questionable and at best over-enthusiastic. We highlight some of the areas of method, analysis and interpretation in which greater care may be needed in order to ensure that the biology we extract from our networks is robust. In particular, we suggest that more attention should be given to whether relational data are representative, the potential effect of observational errors and the choice and use of statistical tests. The importance of replication and manipulation must not be forgotten, and the interpretation of results requires care.","DOI":"10.1007/s00265-009-0742-5","ISSN":"1432-0762","journalAbbreviation":"Behav Ecol Sociobiol","language":"en","author":[{"family":"James","given":"Richard"},{"family":"Croft","given":"Darren P."},{"family":"Krause","given":"Jens"}],"issued":{"date-parts":[["2009",5,1]]}}}],"schema":"https://github.com/citation-style-language/schema/raw/master/csl-citation.json"} </w:delInstrText>
          </w:r>
        </w:del>
        <w:del w:id="48" w:author="Kenneth" w:date="2019-09-12T17:40:00Z">
          <w:r w:rsidR="00D76808" w:rsidRPr="00263C3B" w:rsidDel="001460BE">
            <w:fldChar w:fldCharType="separate"/>
          </w:r>
        </w:del>
        <w:del w:id="49" w:author="Kenneth" w:date="2019-09-12T17:33:00Z">
          <w:r w:rsidR="00D76808" w:rsidRPr="001460BE" w:rsidDel="001460BE">
            <w:delText>(Borgatti et al., 2014; James et al., 2009)</w:delText>
          </w:r>
        </w:del>
        <w:del w:id="50" w:author="Kenneth" w:date="2019-09-12T17:40:00Z">
          <w:r w:rsidR="00D76808" w:rsidRPr="00263C3B" w:rsidDel="001460BE">
            <w:fldChar w:fldCharType="end"/>
          </w:r>
        </w:del>
        <w:del w:id="51" w:author="Kenneth" w:date="2020-04-02T10:52:00Z">
          <w:r w:rsidR="00D76808" w:rsidRPr="00263C3B" w:rsidDel="00DE0F11">
            <w:delText xml:space="preserve">. </w:delText>
          </w:r>
        </w:del>
      </w:moveTo>
      <w:moveToRangeEnd w:id="44"/>
      <w:del w:id="52" w:author="Kenneth" w:date="2019-09-12T17:33:00Z">
        <w:r w:rsidR="002F5CEB" w:rsidRPr="00263C3B" w:rsidDel="00D76808">
          <w:delText xml:space="preserve">. </w:delText>
        </w:r>
        <w:commentRangeStart w:id="53"/>
        <w:commentRangeStart w:id="54"/>
        <w:r w:rsidR="002F5CEB" w:rsidRPr="00757EC4" w:rsidDel="001460BE">
          <w:rPr>
            <w:strike/>
          </w:rPr>
          <w:delText xml:space="preserve">Plus, we believe care about </w:delText>
        </w:r>
        <w:r w:rsidR="00F94A97" w:rsidRPr="00757EC4" w:rsidDel="001460BE">
          <w:rPr>
            <w:strike/>
          </w:rPr>
          <w:delText xml:space="preserve">such </w:delText>
        </w:r>
        <w:r w:rsidR="002F5CEB" w:rsidRPr="00757EC4" w:rsidDel="001460BE">
          <w:rPr>
            <w:strike/>
          </w:rPr>
          <w:delText xml:space="preserve">uncertainty </w:delText>
        </w:r>
        <w:r w:rsidRPr="00757EC4" w:rsidDel="001460BE">
          <w:rPr>
            <w:strike/>
          </w:rPr>
          <w:delText xml:space="preserve">have </w:delText>
        </w:r>
        <w:r w:rsidR="002F5CEB" w:rsidRPr="00757EC4" w:rsidDel="001460BE">
          <w:rPr>
            <w:strike/>
          </w:rPr>
          <w:delText xml:space="preserve">still </w:delText>
        </w:r>
        <w:r w:rsidRPr="00757EC4" w:rsidDel="001460BE">
          <w:rPr>
            <w:strike/>
          </w:rPr>
          <w:delText>not become common practices</w:delText>
        </w:r>
        <w:r w:rsidR="002F5CEB" w:rsidRPr="00757EC4" w:rsidDel="001460BE">
          <w:rPr>
            <w:strike/>
          </w:rPr>
          <w:delText xml:space="preserve"> in ecology and evolution</w:delText>
        </w:r>
        <w:r w:rsidRPr="00757EC4" w:rsidDel="001460BE">
          <w:rPr>
            <w:strike/>
          </w:rPr>
          <w:delText>, and therefore can still be a "potential banana skin"</w:delText>
        </w:r>
        <w:commentRangeEnd w:id="53"/>
        <w:r w:rsidR="00B47C85" w:rsidDel="001460BE">
          <w:rPr>
            <w:rStyle w:val="Marquedecommentaire"/>
          </w:rPr>
          <w:commentReference w:id="53"/>
        </w:r>
      </w:del>
      <w:commentRangeEnd w:id="54"/>
      <w:del w:id="55" w:author="Kenneth" w:date="2020-04-02T10:52:00Z">
        <w:r w:rsidR="00757EC4" w:rsidDel="00DE0F11">
          <w:rPr>
            <w:rStyle w:val="Marquedecommentaire"/>
          </w:rPr>
          <w:commentReference w:id="54"/>
        </w:r>
      </w:del>
      <w:del w:id="56" w:author="Kenneth" w:date="2019-09-12T17:33:00Z">
        <w:r w:rsidRPr="00263C3B" w:rsidDel="001460BE">
          <w:delText xml:space="preserve"> </w:delText>
        </w:r>
      </w:del>
      <w:moveFromRangeStart w:id="57" w:author="Kenneth" w:date="2019-09-12T17:33:00Z" w:name="move19202002"/>
      <w:moveFrom w:id="58" w:author="Kenneth" w:date="2019-09-12T17:33:00Z">
        <w:del w:id="59" w:author="Kenneth" w:date="2020-04-02T10:52:00Z">
          <w:r w:rsidRPr="00263C3B" w:rsidDel="00DE0F11">
            <w:fldChar w:fldCharType="begin"/>
          </w:r>
          <w:r w:rsidRPr="00263C3B" w:rsidDel="00DE0F11">
            <w:delInstrText xml:space="preserve"> ADDIN ZOTERO_ITEM CSL_CITATION {"citationID":"8riXopVv","properties":{"formattedCitation":"(Borgatti et al., 2014; James et al., 2009)","plainCitation":"(Borgatti et al., 2014; James et al., 2009)","noteIndex":0},"citationItems":[{"id":1766,"uris":["http://zotero.org/users/2554431/items/VBKYCX99"],"uri":["http://zotero.org/users/2554431/items/VBKYCX99"],"itemData":{"id":1766,"type":"chapter","title":"Social Network Research: Confusions, Criticisms, and Controversies","container-title":"Research in the Sociology of Organizations","publisher":"Emerald Group Publishing Limited","page":"1-29","volume":"40","source":"DOI.org (Crossref)","abstract":"Is social network analysis just measures and methods with no theory? We attempt to clarify some confusions, address some previous critiques and controversies surrounding the issues of structure, human agency, endogeneity, tie content, network change, and context, and add a few critiques of our own. We use these issues as an opportunity to discuss the fundamental characteristics of network theory and to provide our thoughts on opportunities for future research in social network analysis.","URL":"http://www.emeraldinsight.com/doi/10.1108/S0733-558X%282014%290000040001","ISBN":"978-1-78350-751-1","note":"DOI: 10.1108/S0733-558X(2014)0000040001","title-short":"Social Network Research","language":"en","editor":[{"family":"Brass","given":"Daniel J."},{"family":"Labianca","given":"Giuseppe (JOE)"},{"family":"Mehra","given":"Ajay"},{"family":"Halgin","given":"Daniel S."},{"family":"Borgatti","given":"Stephen P."}],"author":[{"family":"Borgatti","given":"Stephen P."},{"family":"Brass","given":"Daniel J."},{"family":"Halgin","given":"Daniel S."}],"issued":{"date-parts":[["2014",7,15]]},"accessed":{"date-parts":[["2019",8,18]]}}},{"id":1771,"uris":["http://zotero.org/users/2554431/items/6VDSLF26"],"uri":["http://zotero.org/users/2554431/items/6VDSLF26"],"itemData":{"id":1771,"type":"article-journal","title":"Potential banana skins in animal social network analysis","container-title":"Behavioral Ecology and Sociobiology","page":"989-997","volume":"63","issue":"7","source":"Springer Link","abstract":"Social network analysis is an increasingly popular tool for the study of the fine-scale and global social structure of animals. It has attracted particular attention by those attempting to unravel social structure in fission–fusion populations. It is clear that the social network approach offers some exciting opportunities for gaining new insights into social systems. However, some of the practices which are currently being used in the animal social networks literature are at worst questionable and at best over-enthusiastic. We highlight some of the areas of method, analysis and interpretation in which greater care may be needed in order to ensure that the biology we extract from our networks is robust. In particular, we suggest that more attention should be given to whether relational data are representative, the potential effect of observational errors and the choice and use of statistical tests. The importance of replication and manipulation must not be forgotten, and the interpretation of results requires care.","DOI":"10.1007/s00265-009-0742-5","ISSN":"1432-0762","journalAbbreviation":"Behav Ecol Sociobiol","language":"en","author":[{"family":"James","given":"Richard"},{"family":"Croft","given":"Darren P."},{"family":"Krause","given":"Jens"}],"issued":{"date-parts":[["2009",5,1]]}}}],"schema":"https://github.com/citation-style-language/schema/raw/master/csl-citation.json"} </w:delInstrText>
          </w:r>
          <w:r w:rsidRPr="00263C3B" w:rsidDel="00DE0F11">
            <w:fldChar w:fldCharType="separate"/>
          </w:r>
          <w:r w:rsidRPr="00263C3B" w:rsidDel="00DE0F11">
            <w:delText>(Borgatti et al., 2014; James et al., 2009)</w:delText>
          </w:r>
          <w:r w:rsidRPr="00263C3B" w:rsidDel="00DE0F11">
            <w:fldChar w:fldCharType="end"/>
          </w:r>
          <w:r w:rsidRPr="00263C3B" w:rsidDel="00DE0F11">
            <w:delText xml:space="preserve">. </w:delText>
          </w:r>
        </w:del>
      </w:moveFrom>
      <w:moveFromRangeEnd w:id="57"/>
      <w:del w:id="60" w:author="Kenneth" w:date="2020-04-02T10:52:00Z">
        <w:r w:rsidR="002F5CEB" w:rsidRPr="00263C3B" w:rsidDel="00DE0F11">
          <w:delText xml:space="preserve">This is </w:delText>
        </w:r>
        <w:r w:rsidR="00B47C85" w:rsidDel="00DE0F11">
          <w:delText>of s</w:delText>
        </w:r>
        <w:r w:rsidR="002F5CEB" w:rsidRPr="00263C3B" w:rsidDel="00DE0F11">
          <w:delText xml:space="preserve">pecial concern </w:delText>
        </w:r>
        <w:r w:rsidR="00B47C85" w:rsidDel="00DE0F11">
          <w:delText>for</w:delText>
        </w:r>
        <w:r w:rsidRPr="00263C3B" w:rsidDel="00DE0F11">
          <w:delText xml:space="preserve"> empirical stud</w:delText>
        </w:r>
        <w:r w:rsidR="00B47C85" w:rsidDel="00DE0F11">
          <w:delText>ies because</w:delText>
        </w:r>
        <w:r w:rsidRPr="00263C3B" w:rsidDel="00DE0F11">
          <w:delText xml:space="preserve"> </w:delText>
        </w:r>
        <w:r w:rsidR="00B47C85" w:rsidDel="00DE0F11">
          <w:delText xml:space="preserve">biased or data-deficient networks might in the worst case </w:delText>
        </w:r>
        <w:r w:rsidRPr="00263C3B" w:rsidDel="00DE0F11">
          <w:delText xml:space="preserve">lead to </w:delText>
        </w:r>
        <w:r w:rsidR="00B47C85" w:rsidDel="00DE0F11">
          <w:delText>erroneous</w:delText>
        </w:r>
        <w:r w:rsidR="00B47C85" w:rsidRPr="00263C3B" w:rsidDel="00DE0F11">
          <w:delText xml:space="preserve"> </w:delText>
        </w:r>
        <w:r w:rsidRPr="00263C3B" w:rsidDel="00DE0F11">
          <w:delText>inferences</w:delText>
        </w:r>
        <w:r w:rsidR="00B47C85" w:rsidDel="00DE0F11">
          <w:delText xml:space="preserve"> being made</w:delText>
        </w:r>
        <w:r w:rsidRPr="00263C3B" w:rsidDel="00DE0F11">
          <w:delText xml:space="preserve">. </w:delText>
        </w:r>
      </w:del>
    </w:p>
    <w:p w14:paraId="1A683092" w14:textId="6B3ED67E" w:rsidR="00C81F7E" w:rsidRPr="00263C3B" w:rsidDel="00D9489B" w:rsidRDefault="00C81F7E" w:rsidP="00C81F7E">
      <w:pPr>
        <w:pStyle w:val="Titre3"/>
        <w:rPr>
          <w:del w:id="61" w:author="Kenneth" w:date="2019-09-12T18:28:00Z"/>
        </w:rPr>
      </w:pPr>
      <w:bookmarkStart w:id="62" w:name="_Hlk17984586"/>
      <w:del w:id="63" w:author="Kenneth" w:date="2019-09-12T18:28:00Z">
        <w:r w:rsidRPr="00263C3B" w:rsidDel="00D9489B">
          <w:delText>Study aims</w:delText>
        </w:r>
      </w:del>
    </w:p>
    <w:p w14:paraId="67BBBB2B" w14:textId="77741D1C" w:rsidR="00D4436E" w:rsidRPr="00263C3B" w:rsidDel="00DE0F11" w:rsidRDefault="003319F6" w:rsidP="003624C9">
      <w:pPr>
        <w:rPr>
          <w:del w:id="64" w:author="Kenneth" w:date="2020-04-02T10:52:00Z"/>
        </w:rPr>
      </w:pPr>
      <w:del w:id="65" w:author="Kenneth" w:date="2020-04-02T10:52:00Z">
        <w:r w:rsidDel="00DE0F11">
          <w:delText>Here, w</w:delText>
        </w:r>
        <w:r w:rsidRPr="00263C3B" w:rsidDel="00DE0F11">
          <w:delText xml:space="preserve">e </w:delText>
        </w:r>
        <w:r w:rsidR="00C81F7E" w:rsidRPr="00263C3B" w:rsidDel="00DE0F11">
          <w:delText>focus on the effect of implementing accessible</w:delText>
        </w:r>
        <w:r w:rsidR="009623EB" w:rsidRPr="00263C3B" w:rsidDel="00DE0F11">
          <w:delText>, data-driven</w:delText>
        </w:r>
        <w:r w:rsidR="00C81F7E" w:rsidRPr="00263C3B" w:rsidDel="00DE0F11">
          <w:delText xml:space="preserve"> methods that incorporate uncertainty in animal social network analysis</w:delText>
        </w:r>
        <w:r w:rsidDel="00DE0F11">
          <w:delText xml:space="preserve"> and its myriad applications</w:delText>
        </w:r>
        <w:r w:rsidR="00F53F71" w:rsidRPr="00263C3B" w:rsidDel="00DE0F11">
          <w:delText xml:space="preserve">. </w:delText>
        </w:r>
        <w:r w:rsidR="00E32424" w:rsidDel="00DE0F11">
          <w:delText>After introducing the methods and concepts, we apply them to an empirical and relevant epidemiological case study involving</w:delText>
        </w:r>
        <w:r w:rsidR="00C81F7E" w:rsidRPr="00263C3B" w:rsidDel="00DE0F11">
          <w:delText xml:space="preserve"> parasite transmission dynamics </w:delText>
        </w:r>
        <w:r w:rsidR="00F53F71" w:rsidRPr="00263C3B" w:rsidDel="00DE0F11">
          <w:delText>with</w:delText>
        </w:r>
        <w:r w:rsidR="00C81F7E" w:rsidRPr="00263C3B" w:rsidDel="00DE0F11">
          <w:delText xml:space="preserve">in </w:delText>
        </w:r>
        <w:r w:rsidR="00E32424" w:rsidDel="00DE0F11">
          <w:delText>a</w:delText>
        </w:r>
        <w:r w:rsidR="00E32424" w:rsidRPr="00263C3B" w:rsidDel="00DE0F11">
          <w:delText xml:space="preserve"> </w:delText>
        </w:r>
        <w:r w:rsidR="00F53F71" w:rsidRPr="00263C3B" w:rsidDel="00DE0F11">
          <w:delText xml:space="preserve">social network </w:delText>
        </w:r>
        <w:r w:rsidR="005B7118" w:rsidRPr="00263C3B" w:rsidDel="00DE0F11">
          <w:delText xml:space="preserve">of </w:delText>
        </w:r>
        <w:r w:rsidR="00C81F7E" w:rsidRPr="00263C3B" w:rsidDel="00DE0F11">
          <w:delText xml:space="preserve">free-ranging </w:delText>
        </w:r>
        <w:r w:rsidR="005B7118" w:rsidRPr="00263C3B" w:rsidDel="00DE0F11">
          <w:delText xml:space="preserve">Japanese macaques </w:delText>
        </w:r>
        <w:r w:rsidR="00E32424" w:rsidDel="00DE0F11">
          <w:delText>(</w:delText>
        </w:r>
        <w:r w:rsidR="00E32424" w:rsidRPr="006124C3" w:rsidDel="00DE0F11">
          <w:rPr>
            <w:i/>
            <w:iCs/>
          </w:rPr>
          <w:delText>Macaca fuscata</w:delText>
        </w:r>
        <w:r w:rsidR="00E32424" w:rsidDel="00DE0F11">
          <w:delText>)</w:delText>
        </w:r>
      </w:del>
      <w:commentRangeStart w:id="66"/>
      <w:del w:id="67" w:author="Kenneth" w:date="2019-09-12T17:48:00Z">
        <w:r w:rsidR="00F53F71" w:rsidRPr="006124C3" w:rsidDel="00757EC4">
          <w:rPr>
            <w:strike/>
          </w:rPr>
          <w:delText>, with a further aim of finding correlated network determinants</w:delText>
        </w:r>
        <w:commentRangeEnd w:id="66"/>
        <w:r w:rsidRPr="006124C3" w:rsidDel="00757EC4">
          <w:rPr>
            <w:rStyle w:val="Marquedecommentaire"/>
            <w:strike/>
          </w:rPr>
          <w:commentReference w:id="66"/>
        </w:r>
      </w:del>
      <w:del w:id="68" w:author="Kenneth" w:date="2020-04-02T10:52:00Z">
        <w:r w:rsidR="00C81F7E" w:rsidRPr="00263C3B" w:rsidDel="00DE0F11">
          <w:delText xml:space="preserve">. We wanted to know to what extent these methodological considerations could lead to different </w:delText>
        </w:r>
        <w:r w:rsidDel="00DE0F11">
          <w:delText>outcomes and interpretations</w:delText>
        </w:r>
        <w:r w:rsidR="00C81F7E" w:rsidRPr="00263C3B" w:rsidDel="00DE0F11">
          <w:delText xml:space="preserve"> with empirical data, and </w:delText>
        </w:r>
        <w:r w:rsidDel="00DE0F11">
          <w:delText>whether</w:delText>
        </w:r>
        <w:r w:rsidRPr="00263C3B" w:rsidDel="00DE0F11">
          <w:delText xml:space="preserve"> </w:delText>
        </w:r>
        <w:r w:rsidR="00C81F7E" w:rsidRPr="00263C3B" w:rsidDel="00DE0F11">
          <w:delText xml:space="preserve">they </w:delText>
        </w:r>
        <w:r w:rsidDel="00DE0F11">
          <w:delText>could</w:delText>
        </w:r>
        <w:r w:rsidRPr="00263C3B" w:rsidDel="00DE0F11">
          <w:delText xml:space="preserve"> </w:delText>
        </w:r>
        <w:r w:rsidR="00C81F7E" w:rsidRPr="00263C3B" w:rsidDel="00DE0F11">
          <w:delText xml:space="preserve">achieve the goal of </w:delText>
        </w:r>
        <w:r w:rsidR="00F94A97" w:rsidDel="00DE0F11">
          <w:delText xml:space="preserve">estimating </w:delText>
        </w:r>
        <w:r w:rsidR="00C81F7E" w:rsidRPr="00263C3B" w:rsidDel="00DE0F11">
          <w:delText>and</w:delText>
        </w:r>
        <w:r w:rsidDel="00DE0F11">
          <w:delText>,</w:delText>
        </w:r>
        <w:r w:rsidR="00C81F7E" w:rsidRPr="00263C3B" w:rsidDel="00DE0F11">
          <w:delText xml:space="preserve"> potentially</w:delText>
        </w:r>
        <w:r w:rsidDel="00DE0F11">
          <w:delText>,</w:delText>
        </w:r>
        <w:r w:rsidR="00C81F7E" w:rsidRPr="00263C3B" w:rsidDel="00DE0F11">
          <w:delText xml:space="preserve"> reducing </w:delText>
        </w:r>
        <w:r w:rsidDel="00DE0F11">
          <w:delText>the impacts</w:delText>
        </w:r>
        <w:r w:rsidRPr="00263C3B" w:rsidDel="00DE0F11">
          <w:delText xml:space="preserve"> </w:delText>
        </w:r>
        <w:r w:rsidR="00C81F7E" w:rsidRPr="00263C3B" w:rsidDel="00DE0F11">
          <w:delText>of network uncertainty.</w:delText>
        </w:r>
        <w:r w:rsidDel="00DE0F11">
          <w:delText xml:space="preserve"> </w:delText>
        </w:r>
      </w:del>
    </w:p>
    <w:p w14:paraId="6B9C81BC" w14:textId="4E836BE2" w:rsidR="003624C9" w:rsidRPr="00263C3B" w:rsidDel="00DE0F11" w:rsidRDefault="00DD0686" w:rsidP="003624C9">
      <w:pPr>
        <w:rPr>
          <w:del w:id="69" w:author="Kenneth" w:date="2020-04-02T10:52:00Z"/>
        </w:rPr>
      </w:pPr>
      <w:del w:id="70" w:author="Kenneth" w:date="2020-04-02T10:52:00Z">
        <w:r w:rsidDel="00DE0F11">
          <w:delText>Infectious disease epidemiology is an area in which there is fast-growing interest in the application of social network theory</w:delText>
        </w:r>
        <w:r w:rsidR="00DD2F79" w:rsidRPr="00263C3B" w:rsidDel="00DE0F11">
          <w:delText>.</w:delText>
        </w:r>
        <w:r w:rsidR="003624C9" w:rsidRPr="00263C3B" w:rsidDel="00DE0F11">
          <w:delText xml:space="preserve"> </w:delText>
        </w:r>
      </w:del>
      <w:commentRangeStart w:id="71"/>
      <w:del w:id="72" w:author="Kenneth" w:date="2019-09-12T17:50:00Z">
        <w:r w:rsidR="00DD2F79" w:rsidRPr="006124C3" w:rsidDel="00757EC4">
          <w:rPr>
            <w:strike/>
          </w:rPr>
          <w:delText xml:space="preserve">In this context, a </w:delText>
        </w:r>
        <w:r w:rsidR="003624C9" w:rsidRPr="006124C3" w:rsidDel="00757EC4">
          <w:rPr>
            <w:strike/>
          </w:rPr>
          <w:delText xml:space="preserve">graph is the support </w:delText>
        </w:r>
        <w:r w:rsidR="00DD2F79" w:rsidRPr="006124C3" w:rsidDel="00757EC4">
          <w:rPr>
            <w:strike/>
          </w:rPr>
          <w:delText xml:space="preserve">of </w:delText>
        </w:r>
        <w:r w:rsidR="003624C9" w:rsidRPr="006124C3" w:rsidDel="00757EC4">
          <w:rPr>
            <w:strike/>
          </w:rPr>
          <w:delText>organism</w:delText>
        </w:r>
        <w:r w:rsidR="00DD2F79" w:rsidRPr="006124C3" w:rsidDel="00757EC4">
          <w:rPr>
            <w:strike/>
          </w:rPr>
          <w:delText>s</w:delText>
        </w:r>
        <w:r w:rsidR="003624C9" w:rsidRPr="006124C3" w:rsidDel="00757EC4">
          <w:rPr>
            <w:strike/>
          </w:rPr>
          <w:delText>, parasite</w:delText>
        </w:r>
        <w:r w:rsidR="00DD2F79" w:rsidRPr="006124C3" w:rsidDel="00757EC4">
          <w:rPr>
            <w:strike/>
          </w:rPr>
          <w:delText>s</w:delText>
        </w:r>
        <w:r w:rsidR="003624C9" w:rsidRPr="006124C3" w:rsidDel="00757EC4">
          <w:rPr>
            <w:strike/>
          </w:rPr>
          <w:delText xml:space="preserve"> </w:delText>
        </w:r>
        <w:r w:rsidR="003624C9" w:rsidRPr="006124C3" w:rsidDel="00757EC4">
          <w:rPr>
            <w:strike/>
          </w:rPr>
          <w:fldChar w:fldCharType="begin"/>
        </w:r>
        <w:r w:rsidR="00DD2F79" w:rsidRPr="006124C3" w:rsidDel="00757EC4">
          <w:rPr>
            <w:strike/>
          </w:rPr>
          <w:delInstrText xml:space="preserve"> ADDIN ZOTERO_ITEM CSL_CITATION {"citationID":"MZupxWxa","properties":{"custom":"({\\i{}sensu lato}, ranging from micro-parasites, {\\i{}e.g.} virus and bacteria, to macro-parasite, {\\i{}e.g.} helminths or arthropods: see Anderson et al., 1992)","formattedCitation":"({\\i{}sensu lato}, ranging from micro-parasites, {\\i{}e.g.} virus and bacteria, to macro-parasite, {\\i{}e.g.} helminths or arthropods: see Anderson et al., 1992)","plainCitation":"(sensu lato, ranging from micro-parasites, e.g. virus and bacteria, to macro-parasite, e.g. helminths or arthropods: see Anderson et al., 1992)","noteIndex":0},"citationItems":[{"id":437,"uris":["http://zotero.org/users/2554431/items/PPCP9KT8"],"uri":["http://zotero.org/users/2554431/items/PPCP9KT8"],"itemData":{"id":437,"type":"book","title":"Infectious diseases of humans: dynamics and control","publisher":"Wiley Online Library","volume":"28","source":"Google Scholar","URL":"http://onlinelibrary.wiley.com/doi/10.1111/j.1753-6405.1992.tb00056.x/full","title-short":"Infectious diseases of humans","author":[{"family":"Anderson","given":"Roy M."},{"family":"May","given":"Robert M."},{"family":"Anderson","given":"B."}],"issued":{"date-parts":[["1992"]]},"accessed":{"date-parts":[["2015",12,2]]}}}],"schema":"https://github.com/citation-style-language/schema/raw/master/csl-citation.json"} </w:delInstrText>
        </w:r>
        <w:r w:rsidR="003624C9" w:rsidRPr="006124C3" w:rsidDel="00757EC4">
          <w:rPr>
            <w:strike/>
          </w:rPr>
          <w:fldChar w:fldCharType="separate"/>
        </w:r>
        <w:r w:rsidR="00DD2F79" w:rsidRPr="006124C3" w:rsidDel="00757EC4">
          <w:rPr>
            <w:rFonts w:cs="Times New Roman"/>
            <w:strike/>
            <w:szCs w:val="24"/>
          </w:rPr>
          <w:delText>(</w:delText>
        </w:r>
        <w:r w:rsidR="00DD2F79" w:rsidRPr="006124C3" w:rsidDel="00757EC4">
          <w:rPr>
            <w:rFonts w:cs="Times New Roman"/>
            <w:i/>
            <w:iCs/>
            <w:strike/>
            <w:szCs w:val="24"/>
          </w:rPr>
          <w:delText>sensu lato</w:delText>
        </w:r>
        <w:r w:rsidR="00DD2F79" w:rsidRPr="006124C3" w:rsidDel="00757EC4">
          <w:rPr>
            <w:rFonts w:cs="Times New Roman"/>
            <w:strike/>
            <w:szCs w:val="24"/>
          </w:rPr>
          <w:delText xml:space="preserve">, ranging from micro-parasites, </w:delText>
        </w:r>
        <w:r w:rsidR="00DD2F79" w:rsidRPr="006124C3" w:rsidDel="00757EC4">
          <w:rPr>
            <w:rFonts w:cs="Times New Roman"/>
            <w:i/>
            <w:iCs/>
            <w:strike/>
            <w:szCs w:val="24"/>
          </w:rPr>
          <w:delText>e.g.</w:delText>
        </w:r>
        <w:r w:rsidR="00DD2F79" w:rsidRPr="006124C3" w:rsidDel="00757EC4">
          <w:rPr>
            <w:rFonts w:cs="Times New Roman"/>
            <w:strike/>
            <w:szCs w:val="24"/>
          </w:rPr>
          <w:delText xml:space="preserve"> virus and bacteria, to macro-parasite, </w:delText>
        </w:r>
        <w:r w:rsidR="00DD2F79" w:rsidRPr="006124C3" w:rsidDel="00757EC4">
          <w:rPr>
            <w:rFonts w:cs="Times New Roman"/>
            <w:i/>
            <w:iCs/>
            <w:strike/>
            <w:szCs w:val="24"/>
          </w:rPr>
          <w:delText>e.g.</w:delText>
        </w:r>
        <w:r w:rsidR="00DD2F79" w:rsidRPr="006124C3" w:rsidDel="00757EC4">
          <w:rPr>
            <w:rFonts w:cs="Times New Roman"/>
            <w:strike/>
            <w:szCs w:val="24"/>
          </w:rPr>
          <w:delText xml:space="preserve"> helminths or arthropods: see Anderson et al., 1992)</w:delText>
        </w:r>
        <w:r w:rsidR="003624C9" w:rsidRPr="006124C3" w:rsidDel="00757EC4">
          <w:rPr>
            <w:strike/>
          </w:rPr>
          <w:fldChar w:fldCharType="end"/>
        </w:r>
        <w:r w:rsidR="00DD2F79" w:rsidRPr="006124C3" w:rsidDel="00757EC4">
          <w:rPr>
            <w:strike/>
          </w:rPr>
          <w:delText xml:space="preserve">, that can be transmitted between hosts, the </w:delText>
        </w:r>
        <w:r w:rsidR="0000546C" w:rsidRPr="006124C3" w:rsidDel="00757EC4">
          <w:rPr>
            <w:strike/>
          </w:rPr>
          <w:delText>network</w:delText>
        </w:r>
        <w:r w:rsidR="00F94A97" w:rsidRPr="006124C3" w:rsidDel="00757EC4">
          <w:rPr>
            <w:strike/>
          </w:rPr>
          <w:delText>'s</w:delText>
        </w:r>
        <w:r w:rsidR="0000546C" w:rsidRPr="006124C3" w:rsidDel="00757EC4">
          <w:rPr>
            <w:strike/>
          </w:rPr>
          <w:delText xml:space="preserve"> </w:delText>
        </w:r>
        <w:r w:rsidR="00DD2F79" w:rsidRPr="006124C3" w:rsidDel="00757EC4">
          <w:rPr>
            <w:strike/>
          </w:rPr>
          <w:delText xml:space="preserve">nodes, through interactions or behaviour that can allow transmission, the </w:delText>
        </w:r>
        <w:r w:rsidR="0000546C" w:rsidRPr="006124C3" w:rsidDel="00757EC4">
          <w:rPr>
            <w:strike/>
          </w:rPr>
          <w:delText>network</w:delText>
        </w:r>
        <w:r w:rsidR="00F94A97" w:rsidRPr="006124C3" w:rsidDel="00757EC4">
          <w:rPr>
            <w:strike/>
          </w:rPr>
          <w:delText>'s</w:delText>
        </w:r>
        <w:r w:rsidR="0000546C" w:rsidRPr="006124C3" w:rsidDel="00757EC4">
          <w:rPr>
            <w:strike/>
          </w:rPr>
          <w:delText xml:space="preserve"> </w:delText>
        </w:r>
        <w:r w:rsidR="00DD2F79" w:rsidRPr="006124C3" w:rsidDel="00757EC4">
          <w:rPr>
            <w:strike/>
          </w:rPr>
          <w:delText>edges.</w:delText>
        </w:r>
        <w:r w:rsidR="00DD2F79" w:rsidRPr="00263C3B" w:rsidDel="00757EC4">
          <w:delText xml:space="preserve"> </w:delText>
        </w:r>
        <w:commentRangeEnd w:id="71"/>
        <w:r w:rsidDel="00757EC4">
          <w:rPr>
            <w:rStyle w:val="Marquedecommentaire"/>
          </w:rPr>
          <w:commentReference w:id="71"/>
        </w:r>
      </w:del>
      <w:del w:id="73" w:author="Kenneth" w:date="2020-04-02T10:52:00Z">
        <w:r w:rsidR="009623EB" w:rsidRPr="00263C3B" w:rsidDel="00DE0F11">
          <w:delText xml:space="preserve">Understanding </w:delText>
        </w:r>
        <w:r w:rsidDel="00DE0F11">
          <w:delText xml:space="preserve">mechanisms underlying </w:delText>
        </w:r>
        <w:r w:rsidR="009623EB" w:rsidRPr="00263C3B" w:rsidDel="00DE0F11">
          <w:delText>i</w:delText>
        </w:r>
        <w:r w:rsidR="00DD2F79" w:rsidRPr="00263C3B" w:rsidDel="00DE0F11">
          <w:delText xml:space="preserve">nfectious disease </w:delText>
        </w:r>
        <w:r w:rsidDel="00DE0F11">
          <w:delText xml:space="preserve">transmission </w:delText>
        </w:r>
        <w:r w:rsidR="00DD2F79" w:rsidRPr="00263C3B" w:rsidDel="00DE0F11">
          <w:delText xml:space="preserve">and host-parasite dynamics </w:delText>
        </w:r>
        <w:r w:rsidDel="00DE0F11">
          <w:delText>in wildlife has</w:delText>
        </w:r>
        <w:r w:rsidR="00DD2F79" w:rsidRPr="00263C3B" w:rsidDel="00DE0F11">
          <w:delText xml:space="preserve"> </w:delText>
        </w:r>
        <w:r w:rsidDel="00DE0F11">
          <w:delText>clear</w:delText>
        </w:r>
        <w:r w:rsidRPr="00263C3B" w:rsidDel="00DE0F11">
          <w:delText xml:space="preserve"> </w:delText>
        </w:r>
        <w:r w:rsidR="00DD2F79" w:rsidRPr="00263C3B" w:rsidDel="00DE0F11">
          <w:delText>ecological</w:delText>
        </w:r>
        <w:r w:rsidR="009623EB" w:rsidRPr="00263C3B" w:rsidDel="00DE0F11">
          <w:delText xml:space="preserve"> and evolutionary</w:delText>
        </w:r>
        <w:r w:rsidR="00DD2F79" w:rsidRPr="00263C3B" w:rsidDel="00DE0F11">
          <w:delText xml:space="preserve"> </w:delText>
        </w:r>
        <w:r w:rsidDel="00DE0F11">
          <w:delText>relevance</w:delText>
        </w:r>
        <w:r w:rsidRPr="00263C3B" w:rsidDel="00DE0F11">
          <w:delText xml:space="preserve"> </w:delText>
        </w:r>
        <w:r w:rsidR="009623EB" w:rsidRPr="00263C3B" w:rsidDel="00DE0F11">
          <w:fldChar w:fldCharType="begin"/>
        </w:r>
        <w:r w:rsidR="009623EB" w:rsidRPr="00263C3B" w:rsidDel="00DE0F11">
          <w:delInstrText xml:space="preserve"> ADDIN ZOTERO_ITEM CSL_CITATION {"citationID":"CnICrgsv","properties":{"formattedCitation":"(May et al., 1979; Prado et al., 2009)","plainCitation":"(May et al., 1979; Prado et al., 2009)","noteIndex":0},"citationItems":[{"id":452,"uris":["http://zotero.org/users/2554431/items/PN9TTT5E"],"uri":["http://zotero.org/users/2554431/items/PN9TTT5E"],"itemData":{"id":452,"type":"article-journal","title":"Population biology of infectious diseases: Part II","container-title":"Nature","page":"455–461","volume":"280","issue":"5722","source":"Google Scholar","title-short":"Population biology of infectious diseases","author":[{"family":"May","given":"Robert M."},{"family":"Anderson","given":"Roy M."},{"literal":"others"}],"issued":{"date-parts":[["1979"]]}}},{"id":449,"uris":["http://zotero.org/users/2554431/items/UIUBA9Q9"],"uri":["http://zotero.org/users/2554431/items/UIUBA9Q9"],"itemData":{"id":449,"type":"article-journal","title":"Coevolutionary cycling of host sociality and pathogen virulence in contact networks","container-title":"Journal of Theoretical Biology","page":"561-569","volume":"261","issue":"4","source":"ScienceDirect","abstract":"Infectious diseases may place strong selection on the social organization of animals. Conversely, the structure of social systems can influence the evolutionary trajectories of pathogens. While much attention has focused on the evolution of host sociality or pathogen virulence separately, few studies have looked at their coevolution. Here we use an agent-based simulation to explore host–pathogen coevolution in social contact networks. Our results indicate that under certain conditions, both host sociality and pathogen virulence exhibit continuous cycling. The way pathogens move through the network (e.g., their interhost transmission and probability of superinfection) and the structure of the network can influence the existence and form of cycling.","DOI":"10.1016/j.jtbi.2009.08.022","ISSN":"0022-5193","journalAbbreviation":"Journal of Theoretical Biology","author":[{"family":"Prado","given":"Federico"},{"family":"Sheih","given":"Alyssa"},{"family":"West","given":"Jevin D."},{"family":"Kerr","given":"Benjamin"}],"issued":{"date-parts":[["2009",12,21]]}}}],"schema":"https://github.com/citation-style-language/schema/raw/master/csl-citation.json"} </w:delInstrText>
        </w:r>
        <w:r w:rsidR="009623EB" w:rsidRPr="00263C3B" w:rsidDel="00DE0F11">
          <w:fldChar w:fldCharType="separate"/>
        </w:r>
        <w:r w:rsidR="009623EB" w:rsidRPr="00263C3B" w:rsidDel="00DE0F11">
          <w:delText>(May et al., 1979; Prado et al., 2009)</w:delText>
        </w:r>
        <w:r w:rsidR="009623EB" w:rsidRPr="00263C3B" w:rsidDel="00DE0F11">
          <w:fldChar w:fldCharType="end"/>
        </w:r>
        <w:r w:rsidR="009623EB" w:rsidRPr="00263C3B" w:rsidDel="00DE0F11">
          <w:delText xml:space="preserve">, but also </w:delText>
        </w:r>
        <w:r w:rsidDel="00DE0F11">
          <w:delText>has relevance for applied fields such as</w:delText>
        </w:r>
        <w:r w:rsidR="009623EB" w:rsidRPr="00263C3B" w:rsidDel="00DE0F11">
          <w:delText xml:space="preserve"> public health</w:delText>
        </w:r>
        <w:r w:rsidR="00757EC4" w:rsidDel="00DE0F11">
          <w:delText xml:space="preserve"> </w:delText>
        </w:r>
        <w:r w:rsidR="00757EC4" w:rsidDel="00DE0F11">
          <w:fldChar w:fldCharType="begin"/>
        </w:r>
        <w:r w:rsidR="00ED37B7" w:rsidDel="00DE0F11">
          <w:delInstrText xml:space="preserve"> ADDIN ZOTERO_ITEM CSL_CITATION {"citationID":"w3UhFFBU","properties":{"formattedCitation":"(Gebreyes et al., 2014; WHO, 2016)","plainCitation":"(Gebreyes et al., 2014; WHO, 2016)","noteIndex":0},"citationItems":[{"id":455,"uris":["http://zotero.org/users/2554431/items/6T4652SM"],"uri":["http://zotero.org/users/2554431/items/6T4652SM"],"itemData":{"id":455,"type":"article-journal","title":"The Global One Health Paradigm: Challenges and Opportunities for Tackling Infectious Diseases at the Human, Animal, and Environment Interface in Low-Resource Settings","container-title":"PLOS Negl Trop Dis","page":"e3257","volume":"8","issue":"11","source":"PLoS Journals","abstract":"Zoonotic infectious diseases have been an important concern to humankind for more than 10,000 years. Today, approximately 75% of newly emerging infectious diseases (EIDs) are zoonoses that result from various anthropogenic, genetic, ecologic, socioeconomic, and climatic factors. These interrelated driving forces make it difficult to predict and to prevent zoonotic EIDs. Although significant improvements in environmental and medical surveillance, clinical diagnostic methods, and medical practices have been achieved in the recent years, zoonotic EIDs remain a major global concern, and such threats are expanding, especially in less developed regions. The current Ebola epidemic in West Africa is an extreme stark reminder of the role animal reservoirs play in public health and reinforces the urgent need for globally operationalizing a One Health approach. The complex nature of zoonotic diseases and the limited resources in developing countries are a reminder that the need for implementation of Global One Health in low-resource settings is crucial. The Veterinary Public Health and Biotechnology (VPH-Biotec) Global Consortium launched the International Congress on Pathogens at the Human-Animal Interface (ICOPHAI) in order to address important challenges and needs for capacity building. The inaugural ICOPHAI (Addis Ababa, Ethiopia, 2011) and the second congress (Porto de Galinhas, Brazil, 2013) were unique opportunities to share and discuss issues related to zoonotic infectious diseases worldwide. In addition to strong scientific reports in eight thematic areas that necessitate One Health implementation, the congress identified four key capacity-building needs: (1) development of adequate science-based risk management policies, (2) skilled-personnel capacity building, (3) accredited veterinary and public health diagnostic laboratories with a shared database, and (4) improved use of existing natural resources and implementation. The aim of this review is to highlight advances in key zoonotic disease areas and the One Health capacity needs.","DOI":"10.1371/journal.pntd.0003257","ISSN":"1935-2735","title-short":"The Global One Health Paradigm","journalAbbreviation":"PLOS Negl Trop Dis","author":[{"family":"Gebreyes","given":"Wondwossen A."},{"family":"Dupouy-Camet","given":"Jean"},{"family":"Newport","given":"Melanie J."},{"family":"Oliveira","given":"Celso J. B."},{"family":"Schlesinger","given":"Larry S."},{"family":"Saif","given":"Yehia M."},{"family":"Kariuki","given":"Samuel"},{"family":"Saif","given":"Linda J."},{"family":"Saville","given":"William"},{"family":"Wittum","given":"Thomas"},{"family":"Hoet","given":"Armando"},{"family":"Quessy","given":"Sylvain"},{"family":"Kazwala","given":"Rudovick"},{"family":"Tekola","given":"Berhe"},{"family":"Shryock","given":"Thomas"},{"family":"Bisesi","given":"Michael"},{"family":"Patchanee","given":"Prapas"},{"family":"Boonmar","given":"Sumalee"},{"family":"King","given":"Lonnie J."}],"issued":{"date-parts":[["2014",11,13]]}}},{"id":461,"uris":["http://zotero.org/users/2554431/items/XTMUMJ6H"],"uri":["http://zotero.org/users/2554431/items/XTMUMJ6H"],"itemData":{"id":461,"type":"webpage","title":"GHO: Causes of death","container-title":"WHO","URL":"http://apps.who.int/gho/data/node.main.GHECOD?lang=en","author":[{"family":"WHO","given":""}],"issued":{"date-parts":[["2016"]]},"accessed":{"date-parts":[["2016",5,30]]}}}],"schema":"https://github.com/citation-style-language/schema/raw/master/csl-citation.json"} </w:delInstrText>
        </w:r>
        <w:r w:rsidR="00757EC4" w:rsidDel="00DE0F11">
          <w:fldChar w:fldCharType="separate"/>
        </w:r>
        <w:r w:rsidR="00ED37B7" w:rsidRPr="00ED37B7" w:rsidDel="00DE0F11">
          <w:delText>(Gebreyes et al., 2014; WHO, 2016)</w:delText>
        </w:r>
        <w:r w:rsidR="00757EC4" w:rsidDel="00DE0F11">
          <w:fldChar w:fldCharType="end"/>
        </w:r>
        <w:r w:rsidR="009623EB" w:rsidRPr="00263C3B" w:rsidDel="00DE0F11">
          <w:delText xml:space="preserve"> and wildlife conservation </w:delText>
        </w:r>
        <w:r w:rsidDel="00DE0F11">
          <w:delText xml:space="preserve">and management </w:delText>
        </w:r>
        <w:r w:rsidR="009623EB" w:rsidRPr="00263C3B" w:rsidDel="00DE0F11">
          <w:fldChar w:fldCharType="begin"/>
        </w:r>
        <w:r w:rsidR="009623EB" w:rsidRPr="00263C3B" w:rsidDel="00DE0F11">
          <w:delInstrText xml:space="preserve"> ADDIN ZOTERO_ITEM CSL_CITATION {"citationID":"s3qsnbZc","properties":{"formattedCitation":"(Pedersen et al., 2007; Smith et al., 2006)","plainCitation":"(Pedersen et al., 2007; Smith et al., 2006)","noteIndex":0},"citationItems":[{"id":59,"uris":["http://zotero.org/users/2554431/items/HCR8VPIP"],"uri":["http://zotero.org/users/2554431/items/HCR8VPIP"],"itemData":{"id":59,"type":"article-journal","title":"Infectious Diseases and Extinction Risk in Wild Mammals","container-title":"Conservation Biology","page":"1269-1279","volume":"21","issue":"5","source":"Wiley Online Library","abstract":"Abstract: Parasite-driven declines in wildlife have become increasingly common and can pose significant risks to natural populations. We used the IUCN Red List of Threatened and Endangered Species and compiled data on hosts threatened by infectious disease and their parasites to better understand the role of infectious disease in contemporary host extinctions. The majority of mammal species considered threatened by parasites were either carnivores or artiodactyls, two clades that include the majority of domesticated animals. Parasites affecting host threat status were predominantly viruses and bacteria that infect a wide range of host species, including domesticated animals. Counter to our predictions, parasites transmitted by close contact were more likely to cause extinction risk than those transmitted by other routes. Mammal species threatened by parasites were not better studied for infectious diseases than other threatened mammals and did not have more parasites or differ in four key traits demonstrated to affect parasite species richness in other comparative studies. Our findings underscore the need for better information concerning the distribution and impacts of infectious diseases in populations of endangered mammals. In addition, our results suggest that evolutionary similarity to domesticated animals may be a key factor associated with parasite-mediated declines; thus, efforts to limit contact between domesticated hosts and wildlife could reduce extinction risk.","DOI":"10.1111/j.1523-1739.2007.00776.x","ISSN":"1523-1739","language":"en","author":[{"family":"Pedersen","given":"Amy B."},{"family":"Jones","given":"Kate E."},{"family":"Nunn","given":"Charles L."},{"family":"Altizer","given":"Sonia"}],"issued":{"date-parts":[["2007",10,1]]}}},{"id":460,"uris":["http://zotero.org/users/2554431/items/85HUB4A3"],"uri":["http://zotero.org/users/2554431/items/85HUB4A3"],"itemData":{"id":460,"type":"article-journal","title":"Evidence for the Role of Infectious Disease in Species Extinction and Endangerment","container-title":"Conservation Biology","page":"1349-1357","volume":"20","issue":"5","source":"Wiley Online Library","abstract":"Abstract: Infectious disease is listed among the top five causes of global species extinctions. However, the majority of available data supporting this contention is largely anecdotal. We used the IUCN Red List of Threatened and Endangered Species and literature indexed in the ISI Web of Science to assess the role of infectious disease in global species loss. Infectious disease was listed as a contributing factor in &lt;4% of species extinctions known to have occurred since 1500 (833 plants and animals) and as contributing to a species' status as critically endangered in &lt;8% of cases (2852 critically endangered plants and animals). Although infectious diseases appear to play a minor role in global species loss, our findings underscore two important limitations in the available evidence: uncertainty surrounding the threats to species survival and a temporal bias in the data. Several initiatives could help overcome these obstacles, including rigorous scientific tests to determine which infectious diseases present a significant threat at the species level, recognition of the limitations associated with the lack of baseline data for the role of infectious disease in species extinctions, combining data with theory to discern the circumstances under which infectious disease is most likely to serve as an agent of extinction, and improving surveillance programs for the detection of infectious disease. An evidence-based understanding of the role of infectious disease in species extinction and endangerment will help prioritize conservation initiatives and protect global biodiversity.","DOI":"10.1111/j.1523-1739.2006.00524.x","ISSN":"1523-1739","language":"en","author":[{"family":"Smith","given":"Katherine F."},{"family":"Sax","given":"Dov F."},{"family":"Lafferty","given":"Kevin D."}],"issued":{"date-parts":[["2006",10,1]]}}}],"schema":"https://github.com/citation-style-language/schema/raw/master/csl-citation.json"} </w:delInstrText>
        </w:r>
        <w:r w:rsidR="009623EB" w:rsidRPr="00263C3B" w:rsidDel="00DE0F11">
          <w:fldChar w:fldCharType="separate"/>
        </w:r>
        <w:r w:rsidR="009623EB" w:rsidRPr="00263C3B" w:rsidDel="00DE0F11">
          <w:delText>(Pedersen et al., 2007; Smith et al., 2006)</w:delText>
        </w:r>
        <w:r w:rsidR="009623EB" w:rsidRPr="00263C3B" w:rsidDel="00DE0F11">
          <w:fldChar w:fldCharType="end"/>
        </w:r>
        <w:r w:rsidR="009623EB" w:rsidRPr="00263C3B" w:rsidDel="00DE0F11">
          <w:delText xml:space="preserve">. </w:delText>
        </w:r>
        <w:commentRangeStart w:id="74"/>
        <w:r w:rsidR="009623EB" w:rsidRPr="00263C3B" w:rsidDel="00DE0F11">
          <w:delText xml:space="preserve">But disease ecology and wildlife epidemiology suffer from the limitations mentioned </w:delText>
        </w:r>
        <w:r w:rsidDel="00DE0F11">
          <w:delText>above</w:delText>
        </w:r>
        <w:r w:rsidR="009623EB" w:rsidRPr="00263C3B" w:rsidDel="00DE0F11">
          <w:delText xml:space="preserve">, </w:delText>
        </w:r>
        <w:r w:rsidDel="00DE0F11">
          <w:delText xml:space="preserve">particularly when relying on incomplete data sets and proxies for infection and transmission, it is critical to develop practices that </w:delText>
        </w:r>
        <w:r w:rsidR="00960353" w:rsidDel="00DE0F11">
          <w:delText>incorporate uncertainty to better interpret the data and make recommendations from them</w:delText>
        </w:r>
        <w:r w:rsidR="009623EB" w:rsidRPr="00263C3B" w:rsidDel="00DE0F11">
          <w:delText>.</w:delText>
        </w:r>
        <w:commentRangeEnd w:id="74"/>
        <w:r w:rsidR="00960353" w:rsidDel="00DE0F11">
          <w:rPr>
            <w:rStyle w:val="Marquedecommentaire"/>
          </w:rPr>
          <w:commentReference w:id="74"/>
        </w:r>
      </w:del>
    </w:p>
    <w:p w14:paraId="32A20E10" w14:textId="45E28DE8" w:rsidR="008B0313" w:rsidDel="00DE0F11" w:rsidRDefault="00960353" w:rsidP="00C81F7E">
      <w:pPr>
        <w:rPr>
          <w:del w:id="75" w:author="Kenneth" w:date="2020-04-02T10:52:00Z"/>
        </w:rPr>
      </w:pPr>
      <w:del w:id="76" w:author="Kenneth" w:date="2020-04-02T10:52:00Z">
        <w:r w:rsidDel="00DE0F11">
          <w:delText>Toward this end</w:delText>
        </w:r>
        <w:r w:rsidR="00C81F7E" w:rsidRPr="00263C3B" w:rsidDel="00DE0F11">
          <w:delText>, we</w:delText>
        </w:r>
        <w:r w:rsidR="005B7118" w:rsidRPr="00263C3B" w:rsidDel="00DE0F11">
          <w:delText xml:space="preserve"> considered two complementary aspects</w:delText>
        </w:r>
        <w:r w:rsidDel="00DE0F11">
          <w:delText xml:space="preserve"> of uncertainty in our study</w:delText>
        </w:r>
        <w:r w:rsidR="005B7118" w:rsidRPr="00263C3B" w:rsidDel="00DE0F11">
          <w:delText xml:space="preserve">. </w:delText>
        </w:r>
      </w:del>
      <w:commentRangeStart w:id="77"/>
      <w:del w:id="78" w:author="Kenneth" w:date="2019-09-12T18:02:00Z">
        <w:r w:rsidR="005B7118" w:rsidRPr="00263C3B" w:rsidDel="00ED37B7">
          <w:delText>F</w:delText>
        </w:r>
        <w:r w:rsidR="00C81F7E" w:rsidRPr="00263C3B" w:rsidDel="00ED37B7">
          <w:delText>irst</w:delText>
        </w:r>
        <w:r w:rsidR="005B7118" w:rsidRPr="00263C3B" w:rsidDel="00ED37B7">
          <w:delText>, we</w:delText>
        </w:r>
        <w:r w:rsidR="00C81F7E" w:rsidRPr="00263C3B" w:rsidDel="00ED37B7">
          <w:delText xml:space="preserve"> studied through simulations the effects of </w:delText>
        </w:r>
        <w:commentRangeStart w:id="79"/>
        <w:r w:rsidR="00C81F7E" w:rsidRPr="00263C3B" w:rsidDel="00ED37B7">
          <w:delText xml:space="preserve">estimating network uncertainty from stochasticity </w:delText>
        </w:r>
        <w:r w:rsidR="005B7118" w:rsidRPr="00263C3B" w:rsidDel="00ED37B7">
          <w:delText xml:space="preserve">during </w:delText>
        </w:r>
        <w:r w:rsidR="00D4436E" w:rsidRPr="00263C3B" w:rsidDel="00ED37B7">
          <w:delText>data</w:delText>
        </w:r>
        <w:r w:rsidR="005B7118" w:rsidRPr="00263C3B" w:rsidDel="00ED37B7">
          <w:delText xml:space="preserve"> collection</w:delText>
        </w:r>
        <w:commentRangeEnd w:id="79"/>
        <w:r w:rsidDel="00ED37B7">
          <w:rPr>
            <w:rStyle w:val="Marquedecommentaire"/>
          </w:rPr>
          <w:commentReference w:id="79"/>
        </w:r>
        <w:r w:rsidR="005B7118" w:rsidRPr="00263C3B" w:rsidDel="00ED37B7">
          <w:delText>, without consideration of time</w:delText>
        </w:r>
        <w:r w:rsidR="00C81F7E" w:rsidRPr="00263C3B" w:rsidDel="00ED37B7">
          <w:delText xml:space="preserve">. </w:delText>
        </w:r>
      </w:del>
      <w:del w:id="80" w:author="Kenneth" w:date="2019-09-12T17:57:00Z">
        <w:r w:rsidR="00D4436E" w:rsidRPr="006124C3" w:rsidDel="00ED37B7">
          <w:rPr>
            <w:strike/>
          </w:rPr>
          <w:delText xml:space="preserve">Then, </w:delText>
        </w:r>
        <w:r w:rsidR="005B7118" w:rsidRPr="006124C3" w:rsidDel="00ED37B7">
          <w:rPr>
            <w:strike/>
          </w:rPr>
          <w:delText>with a focus on network dynamics</w:delText>
        </w:r>
        <w:r w:rsidR="00D4436E" w:rsidRPr="006124C3" w:rsidDel="00ED37B7">
          <w:rPr>
            <w:strike/>
          </w:rPr>
          <w:delText xml:space="preserve">, we propose a method designed </w:delText>
        </w:r>
        <w:commentRangeStart w:id="81"/>
        <w:r w:rsidR="00D4436E" w:rsidRPr="006124C3" w:rsidDel="00ED37B7">
          <w:rPr>
            <w:strike/>
          </w:rPr>
          <w:delText xml:space="preserve">to evaluate part of stochasticity </w:delText>
        </w:r>
        <w:commentRangeEnd w:id="81"/>
        <w:r w:rsidR="00F43AEE" w:rsidRPr="006124C3" w:rsidDel="00ED37B7">
          <w:rPr>
            <w:rStyle w:val="Marquedecommentaire"/>
            <w:strike/>
          </w:rPr>
          <w:commentReference w:id="81"/>
        </w:r>
        <w:r w:rsidR="00D4436E" w:rsidRPr="006124C3" w:rsidDel="00ED37B7">
          <w:rPr>
            <w:strike/>
          </w:rPr>
          <w:delText xml:space="preserve">from </w:delText>
        </w:r>
        <w:r w:rsidR="005B7118" w:rsidRPr="006124C3" w:rsidDel="00ED37B7">
          <w:rPr>
            <w:strike/>
          </w:rPr>
          <w:delText xml:space="preserve">temporal </w:delText>
        </w:r>
        <w:commentRangeStart w:id="82"/>
        <w:r w:rsidR="00D4436E" w:rsidRPr="006124C3" w:rsidDel="00ED37B7">
          <w:rPr>
            <w:strike/>
          </w:rPr>
          <w:delText>sub-sampling/pooling</w:delText>
        </w:r>
        <w:r w:rsidR="005B7118" w:rsidRPr="006124C3" w:rsidDel="00ED37B7">
          <w:rPr>
            <w:strike/>
          </w:rPr>
          <w:delText>/aggregation</w:delText>
        </w:r>
        <w:commentRangeEnd w:id="82"/>
        <w:r w:rsidR="00F53F71" w:rsidRPr="006124C3" w:rsidDel="00ED37B7">
          <w:rPr>
            <w:rStyle w:val="Marquedecommentaire"/>
            <w:strike/>
          </w:rPr>
          <w:commentReference w:id="82"/>
        </w:r>
        <w:r w:rsidR="00D4436E" w:rsidRPr="006124C3" w:rsidDel="00ED37B7">
          <w:rPr>
            <w:strike/>
          </w:rPr>
          <w:delText xml:space="preserve"> of data</w:delText>
        </w:r>
        <w:r w:rsidR="00C81F7E" w:rsidRPr="006124C3" w:rsidDel="00ED37B7">
          <w:rPr>
            <w:strike/>
          </w:rPr>
          <w:delText>.</w:delText>
        </w:r>
        <w:r w:rsidR="00F53F71" w:rsidRPr="00263C3B" w:rsidDel="00ED37B7">
          <w:delText xml:space="preserve"> </w:delText>
        </w:r>
      </w:del>
      <w:del w:id="83" w:author="Kenneth" w:date="2019-09-12T18:03:00Z">
        <w:r w:rsidR="00D4436E" w:rsidRPr="00263C3B" w:rsidDel="00C0299E">
          <w:delText>T</w:delText>
        </w:r>
        <w:r w:rsidR="00C81F7E" w:rsidRPr="00263C3B" w:rsidDel="00C0299E">
          <w:delText xml:space="preserve">he first </w:delText>
        </w:r>
        <w:r w:rsidR="005B7118" w:rsidRPr="00263C3B" w:rsidDel="00C0299E">
          <w:delText xml:space="preserve">uncertainty </w:delText>
        </w:r>
        <w:r w:rsidR="0000546C" w:rsidRPr="00263C3B" w:rsidDel="00C0299E">
          <w:delText>estimation</w:delText>
        </w:r>
        <w:r w:rsidR="00D4436E" w:rsidRPr="00263C3B" w:rsidDel="00C0299E">
          <w:delText xml:space="preserve"> </w:delText>
        </w:r>
        <w:commentRangeEnd w:id="77"/>
        <w:r w:rsidR="009F5740" w:rsidDel="00C0299E">
          <w:rPr>
            <w:rStyle w:val="Marquedecommentaire"/>
          </w:rPr>
          <w:commentReference w:id="77"/>
        </w:r>
        <w:r w:rsidR="00C81F7E" w:rsidRPr="00263C3B" w:rsidDel="00C0299E">
          <w:delText>relies on non-parametric bootstrap</w:delText>
        </w:r>
        <w:r w:rsidR="00F43AEE" w:rsidDel="00C0299E">
          <w:delText>ping</w:delText>
        </w:r>
        <w:r w:rsidR="00D4436E" w:rsidRPr="00263C3B" w:rsidDel="00C0299E">
          <w:delText>.</w:delText>
        </w:r>
      </w:del>
      <w:del w:id="84" w:author="Kenneth" w:date="2020-04-02T10:52:00Z">
        <w:r w:rsidR="00D4436E" w:rsidRPr="00263C3B" w:rsidDel="00DE0F11">
          <w:delText xml:space="preserve"> </w:delText>
        </w:r>
        <w:commentRangeStart w:id="85"/>
        <w:commentRangeStart w:id="86"/>
        <w:r w:rsidR="00F43AEE" w:rsidDel="00DE0F11">
          <w:delText>We</w:delText>
        </w:r>
        <w:r w:rsidR="0000546C" w:rsidRPr="00263C3B" w:rsidDel="00DE0F11">
          <w:delText xml:space="preserve"> </w:delText>
        </w:r>
        <w:r w:rsidR="00F43AEE" w:rsidDel="00DE0F11">
          <w:delText>constructed</w:delText>
        </w:r>
        <w:r w:rsidR="00F43AEE" w:rsidRPr="00263C3B" w:rsidDel="00DE0F11">
          <w:delText xml:space="preserve"> </w:delText>
        </w:r>
        <w:r w:rsidR="003624C9" w:rsidRPr="00263C3B" w:rsidDel="00DE0F11">
          <w:delText>a "ground truth" network</w:delText>
        </w:r>
        <w:r w:rsidR="00F824E0" w:rsidDel="00DE0F11">
          <w:delText xml:space="preserve"> </w:delText>
        </w:r>
        <w:r w:rsidR="00F43AEE" w:rsidDel="00DE0F11">
          <w:delText>from a simulated</w:delText>
        </w:r>
        <w:r w:rsidR="00F824E0" w:rsidDel="00DE0F11">
          <w:delText xml:space="preserve"> reference </w:delText>
        </w:r>
        <w:r w:rsidR="00F43AEE" w:rsidDel="00DE0F11">
          <w:delText>data set</w:delText>
        </w:r>
        <w:r w:rsidR="003624C9" w:rsidRPr="00263C3B" w:rsidDel="00DE0F11">
          <w:delText xml:space="preserve"> </w:delText>
        </w:r>
        <w:r w:rsidR="00F43AEE" w:rsidDel="00DE0F11">
          <w:delText xml:space="preserve">and then </w:delText>
        </w:r>
        <w:r w:rsidR="00C81F7E" w:rsidRPr="00263C3B" w:rsidDel="00DE0F11">
          <w:delText xml:space="preserve">compared </w:delText>
        </w:r>
        <w:r w:rsidR="00F43AEE" w:rsidDel="00DE0F11">
          <w:delText xml:space="preserve">with it the relative goodness of fits of (i) </w:delText>
        </w:r>
        <w:r w:rsidR="0000546C" w:rsidRPr="00263C3B" w:rsidDel="00DE0F11">
          <w:delText>a single network</w:delText>
        </w:r>
        <w:r w:rsidR="00D4436E" w:rsidRPr="00263C3B" w:rsidDel="00DE0F11">
          <w:delText xml:space="preserve"> </w:delText>
        </w:r>
        <w:r w:rsidR="00F43AEE" w:rsidDel="00DE0F11">
          <w:delText xml:space="preserve">based on </w:delText>
        </w:r>
      </w:del>
      <w:del w:id="87" w:author="Kenneth" w:date="2019-09-12T18:08:00Z">
        <w:r w:rsidR="00F43AEE" w:rsidDel="00C0299E">
          <w:delText xml:space="preserve">a random subsample of the reference data set </w:delText>
        </w:r>
      </w:del>
      <w:del w:id="88" w:author="Kenneth" w:date="2020-04-02T10:52:00Z">
        <w:r w:rsidR="00F43AEE" w:rsidDel="00DE0F11">
          <w:delText>and (ii)</w:delText>
        </w:r>
        <w:r w:rsidR="00F43AEE" w:rsidRPr="00263C3B" w:rsidDel="00DE0F11">
          <w:delText xml:space="preserve"> </w:delText>
        </w:r>
        <w:r w:rsidR="00F43AEE" w:rsidDel="00DE0F11">
          <w:delText>a set of</w:delText>
        </w:r>
        <w:r w:rsidR="00F43AEE" w:rsidRPr="00263C3B" w:rsidDel="00DE0F11">
          <w:delText xml:space="preserve"> </w:delText>
        </w:r>
        <w:r w:rsidR="00D4436E" w:rsidRPr="00263C3B" w:rsidDel="00DE0F11">
          <w:delText>bootstrap</w:delText>
        </w:r>
        <w:r w:rsidR="005B7118" w:rsidRPr="00263C3B" w:rsidDel="00DE0F11">
          <w:delText>ped networks</w:delText>
        </w:r>
        <w:r w:rsidR="00D4436E" w:rsidRPr="00263C3B" w:rsidDel="00DE0F11">
          <w:delText xml:space="preserve"> </w:delText>
        </w:r>
        <w:r w:rsidR="0000546C" w:rsidRPr="00263C3B" w:rsidDel="00DE0F11">
          <w:delText xml:space="preserve">resampled </w:delText>
        </w:r>
        <w:r w:rsidR="003624C9" w:rsidRPr="00263C3B" w:rsidDel="00DE0F11">
          <w:delText xml:space="preserve">from </w:delText>
        </w:r>
        <w:r w:rsidR="00F824E0" w:rsidDel="00DE0F11">
          <w:delText xml:space="preserve">the </w:delText>
        </w:r>
        <w:r w:rsidR="00F43AEE" w:rsidDel="00DE0F11">
          <w:delText xml:space="preserve">data used to construct the </w:delText>
        </w:r>
        <w:r w:rsidR="00F824E0" w:rsidDel="00DE0F11">
          <w:delText xml:space="preserve">single </w:delText>
        </w:r>
        <w:r w:rsidR="00F43AEE" w:rsidDel="00DE0F11">
          <w:delText>network above</w:delText>
        </w:r>
        <w:r w:rsidR="005B7118" w:rsidRPr="00263C3B" w:rsidDel="00DE0F11">
          <w:delText xml:space="preserve">. </w:delText>
        </w:r>
        <w:commentRangeEnd w:id="85"/>
        <w:r w:rsidR="00F43AEE" w:rsidDel="00DE0F11">
          <w:rPr>
            <w:rStyle w:val="Marquedecommentaire"/>
          </w:rPr>
          <w:commentReference w:id="85"/>
        </w:r>
        <w:commentRangeEnd w:id="86"/>
        <w:r w:rsidR="00C0299E" w:rsidDel="00DE0F11">
          <w:rPr>
            <w:rStyle w:val="Marquedecommentaire"/>
          </w:rPr>
          <w:commentReference w:id="86"/>
        </w:r>
        <w:r w:rsidR="00F43AEE" w:rsidDel="00DE0F11">
          <w:delText>W</w:delText>
        </w:r>
        <w:r w:rsidR="005B7118" w:rsidRPr="00263C3B" w:rsidDel="00DE0F11">
          <w:delText>e</w:delText>
        </w:r>
        <w:r w:rsidR="00F43AEE" w:rsidDel="00DE0F11">
          <w:delText xml:space="preserve"> </w:delText>
        </w:r>
        <w:r w:rsidR="00C81F7E" w:rsidRPr="00263C3B" w:rsidDel="00DE0F11">
          <w:delText>introduc</w:delText>
        </w:r>
        <w:r w:rsidR="005B7118" w:rsidRPr="00263C3B" w:rsidDel="00DE0F11">
          <w:delText>e</w:delText>
        </w:r>
        <w:r w:rsidR="00C81F7E" w:rsidRPr="00263C3B" w:rsidDel="00DE0F11">
          <w:delText xml:space="preserve"> </w:delText>
        </w:r>
        <w:r w:rsidR="003624C9" w:rsidRPr="00263C3B" w:rsidDel="00DE0F11">
          <w:delText xml:space="preserve">an approach </w:delText>
        </w:r>
        <w:r w:rsidR="00C81F7E" w:rsidRPr="00263C3B" w:rsidDel="00DE0F11">
          <w:delText xml:space="preserve">based on </w:delText>
        </w:r>
        <w:r w:rsidR="008B0313" w:rsidDel="00DE0F11">
          <w:delText xml:space="preserve">the concept of </w:delText>
        </w:r>
        <w:r w:rsidR="00C81F7E" w:rsidRPr="00263C3B" w:rsidDel="00DE0F11">
          <w:delText>network distances</w:delText>
        </w:r>
      </w:del>
      <w:del w:id="89" w:author="Kenneth" w:date="2019-09-12T18:13:00Z">
        <w:r w:rsidR="00C81F7E" w:rsidRPr="00263C3B" w:rsidDel="00C0299E">
          <w:delText xml:space="preserve"> </w:delText>
        </w:r>
        <w:r w:rsidR="00F43AEE" w:rsidDel="00C0299E">
          <w:delText>(</w:delText>
        </w:r>
        <w:commentRangeStart w:id="90"/>
        <w:r w:rsidR="00F43AEE" w:rsidDel="00C0299E">
          <w:delText>CIT</w:delText>
        </w:r>
        <w:commentRangeEnd w:id="90"/>
        <w:r w:rsidR="008B0313" w:rsidDel="00C0299E">
          <w:rPr>
            <w:rStyle w:val="Marquedecommentaire"/>
          </w:rPr>
          <w:commentReference w:id="90"/>
        </w:r>
        <w:r w:rsidR="00F43AEE" w:rsidDel="00C0299E">
          <w:delText>)</w:delText>
        </w:r>
      </w:del>
      <w:del w:id="91" w:author="Kenneth" w:date="2020-04-02T10:52:00Z">
        <w:r w:rsidR="00F43AEE" w:rsidDel="00DE0F11">
          <w:delText xml:space="preserve"> </w:delText>
        </w:r>
        <w:r w:rsidR="00C81F7E" w:rsidRPr="00263C3B" w:rsidDel="00DE0F11">
          <w:delText>to assess (dis)similarit</w:delText>
        </w:r>
        <w:r w:rsidR="005B7118" w:rsidRPr="00263C3B" w:rsidDel="00DE0F11">
          <w:delText>ies</w:delText>
        </w:r>
        <w:r w:rsidR="00C81F7E" w:rsidRPr="00263C3B" w:rsidDel="00DE0F11">
          <w:delText xml:space="preserve"> </w:delText>
        </w:r>
        <w:r w:rsidR="008B0313" w:rsidDel="00DE0F11">
          <w:delText>between these two networks and</w:delText>
        </w:r>
        <w:r w:rsidR="008B0313" w:rsidRPr="00263C3B" w:rsidDel="00DE0F11">
          <w:delText xml:space="preserve"> </w:delText>
        </w:r>
        <w:r w:rsidR="005B7118" w:rsidRPr="00263C3B" w:rsidDel="00DE0F11">
          <w:delText xml:space="preserve">our simulated </w:delText>
        </w:r>
        <w:r w:rsidR="003624C9" w:rsidRPr="00263C3B" w:rsidDel="00DE0F11">
          <w:delText>ground truth</w:delText>
        </w:r>
        <w:r w:rsidR="00C81F7E" w:rsidRPr="00263C3B" w:rsidDel="00DE0F11">
          <w:delText xml:space="preserve">. We </w:delText>
        </w:r>
        <w:r w:rsidR="003624C9" w:rsidRPr="00263C3B" w:rsidDel="00DE0F11">
          <w:delText xml:space="preserve">predicted </w:delText>
        </w:r>
        <w:r w:rsidR="00C81F7E" w:rsidRPr="00263C3B" w:rsidDel="00DE0F11">
          <w:delText xml:space="preserve">that </w:delText>
        </w:r>
        <w:r w:rsidR="008B0313" w:rsidDel="00DE0F11">
          <w:delText xml:space="preserve">incorporating uncertainty via </w:delText>
        </w:r>
        <w:r w:rsidR="00C81F7E" w:rsidRPr="00263C3B" w:rsidDel="00DE0F11">
          <w:delText xml:space="preserve">a </w:delText>
        </w:r>
        <w:r w:rsidR="008B0313" w:rsidDel="00DE0F11">
          <w:delText xml:space="preserve">distribution of resampled </w:delText>
        </w:r>
        <w:r w:rsidR="00C81F7E" w:rsidRPr="00263C3B" w:rsidDel="00DE0F11">
          <w:delText>network</w:delText>
        </w:r>
        <w:r w:rsidR="008B0313" w:rsidDel="00DE0F11">
          <w:delText>s</w:delText>
        </w:r>
        <w:r w:rsidR="00C81F7E" w:rsidRPr="00263C3B" w:rsidDel="00DE0F11">
          <w:delText xml:space="preserve"> </w:delText>
        </w:r>
        <w:r w:rsidR="005B7118" w:rsidRPr="00263C3B" w:rsidDel="00DE0F11">
          <w:delText xml:space="preserve">would </w:delText>
        </w:r>
        <w:r w:rsidR="008B0313" w:rsidDel="00DE0F11">
          <w:delText>converge on a closer approximation</w:delText>
        </w:r>
        <w:r w:rsidR="00C81F7E" w:rsidRPr="00263C3B" w:rsidDel="00DE0F11">
          <w:delText xml:space="preserve"> of </w:delText>
        </w:r>
        <w:r w:rsidR="008B0313" w:rsidDel="00DE0F11">
          <w:delText xml:space="preserve">the </w:delText>
        </w:r>
        <w:r w:rsidR="005B7118" w:rsidRPr="00263C3B" w:rsidDel="00DE0F11">
          <w:delText xml:space="preserve">ground </w:delText>
        </w:r>
        <w:r w:rsidR="00C81F7E" w:rsidRPr="00263C3B" w:rsidDel="00DE0F11">
          <w:delText xml:space="preserve">truth </w:delText>
        </w:r>
        <w:r w:rsidR="003624C9" w:rsidRPr="00263C3B" w:rsidDel="00DE0F11">
          <w:delText>network</w:delText>
        </w:r>
        <w:r w:rsidR="008B0313" w:rsidDel="00DE0F11">
          <w:delText xml:space="preserve"> than any given single-point estimate</w:delText>
        </w:r>
        <w:r w:rsidR="003624C9" w:rsidRPr="00263C3B" w:rsidDel="00DE0F11">
          <w:delText>.</w:delText>
        </w:r>
        <w:r w:rsidR="00F53F71" w:rsidRPr="00263C3B" w:rsidDel="00DE0F11">
          <w:delText xml:space="preserve"> </w:delText>
        </w:r>
      </w:del>
    </w:p>
    <w:p w14:paraId="19EFF098" w14:textId="4A31A5F1" w:rsidR="009F5740" w:rsidRPr="00263C3B" w:rsidDel="00DE0F11" w:rsidRDefault="00F53F71" w:rsidP="00C81F7E">
      <w:pPr>
        <w:rPr>
          <w:del w:id="92" w:author="Kenneth" w:date="2020-04-02T10:52:00Z"/>
        </w:rPr>
      </w:pPr>
      <w:del w:id="93" w:author="Kenneth" w:date="2019-09-12T18:17:00Z">
        <w:r w:rsidRPr="00D9489B" w:rsidDel="006E4431">
          <w:rPr>
            <w:strike/>
          </w:rPr>
          <w:delText xml:space="preserve">The dynamic uncertainty </w:delText>
        </w:r>
        <w:r w:rsidR="00F824E0" w:rsidRPr="00D9489B" w:rsidDel="006E4431">
          <w:rPr>
            <w:strike/>
          </w:rPr>
          <w:delText xml:space="preserve">from temporal sub-sampling </w:delText>
        </w:r>
        <w:r w:rsidRPr="00D9489B" w:rsidDel="006E4431">
          <w:rPr>
            <w:strike/>
          </w:rPr>
          <w:delText>is particularly relevant to our case study b</w:delText>
        </w:r>
        <w:r w:rsidR="00C81F7E" w:rsidRPr="00D9489B" w:rsidDel="006E4431">
          <w:rPr>
            <w:strike/>
          </w:rPr>
          <w:delText xml:space="preserve">ecause data </w:delText>
        </w:r>
        <w:r w:rsidRPr="00D9489B" w:rsidDel="006E4431">
          <w:rPr>
            <w:strike/>
          </w:rPr>
          <w:delText xml:space="preserve">were collected </w:delText>
        </w:r>
        <w:commentRangeStart w:id="94"/>
        <w:r w:rsidR="00FB0F81" w:rsidRPr="00D9489B" w:rsidDel="006E4431">
          <w:rPr>
            <w:strike/>
          </w:rPr>
          <w:delText xml:space="preserve">intermittently </w:delText>
        </w:r>
        <w:r w:rsidRPr="00D9489B" w:rsidDel="006E4431">
          <w:rPr>
            <w:strike/>
          </w:rPr>
          <w:delText>from 2012 to 2014</w:delText>
        </w:r>
        <w:commentRangeEnd w:id="94"/>
        <w:r w:rsidR="003319F6" w:rsidRPr="00D9489B" w:rsidDel="006E4431">
          <w:rPr>
            <w:rStyle w:val="Marquedecommentaire"/>
            <w:strike/>
          </w:rPr>
          <w:commentReference w:id="94"/>
        </w:r>
        <w:r w:rsidRPr="00D9489B" w:rsidDel="006E4431">
          <w:rPr>
            <w:strike/>
          </w:rPr>
          <w:delText xml:space="preserve">. </w:delText>
        </w:r>
      </w:del>
      <w:commentRangeStart w:id="95"/>
      <w:del w:id="96" w:author="Kenneth" w:date="2020-04-02T10:52:00Z">
        <w:r w:rsidR="009F5740" w:rsidRPr="00D9489B" w:rsidDel="00DE0F11">
          <w:rPr>
            <w:rPrChange w:id="97" w:author="Kenneth" w:date="2019-09-12T18:27:00Z">
              <w:rPr>
                <w:highlight w:val="yellow"/>
              </w:rPr>
            </w:rPrChange>
          </w:rPr>
          <w:delText xml:space="preserve">Second, with a focus on network dynamics, we propose a method designed </w:delText>
        </w:r>
        <w:commentRangeStart w:id="98"/>
        <w:r w:rsidR="009F5740" w:rsidRPr="00D9489B" w:rsidDel="00DE0F11">
          <w:rPr>
            <w:rPrChange w:id="99" w:author="Kenneth" w:date="2019-09-12T18:27:00Z">
              <w:rPr>
                <w:highlight w:val="yellow"/>
              </w:rPr>
            </w:rPrChange>
          </w:rPr>
          <w:delText xml:space="preserve">to evaluate </w:delText>
        </w:r>
      </w:del>
      <w:del w:id="100" w:author="Kenneth" w:date="2019-09-12T18:19:00Z">
        <w:r w:rsidR="009F5740" w:rsidRPr="00D9489B" w:rsidDel="006E4431">
          <w:rPr>
            <w:rPrChange w:id="101" w:author="Kenneth" w:date="2019-09-12T18:27:00Z">
              <w:rPr>
                <w:highlight w:val="yellow"/>
              </w:rPr>
            </w:rPrChange>
          </w:rPr>
          <w:delText xml:space="preserve">part of stochasticity </w:delText>
        </w:r>
        <w:commentRangeEnd w:id="98"/>
        <w:r w:rsidR="009F5740" w:rsidRPr="00D9489B" w:rsidDel="006E4431">
          <w:rPr>
            <w:rStyle w:val="Marquedecommentaire"/>
            <w:rPrChange w:id="102" w:author="Kenneth" w:date="2019-09-12T18:27:00Z">
              <w:rPr>
                <w:rStyle w:val="Marquedecommentaire"/>
                <w:highlight w:val="yellow"/>
              </w:rPr>
            </w:rPrChange>
          </w:rPr>
          <w:commentReference w:id="98"/>
        </w:r>
        <w:r w:rsidR="009F5740" w:rsidRPr="00D9489B" w:rsidDel="006E4431">
          <w:rPr>
            <w:rPrChange w:id="103" w:author="Kenneth" w:date="2019-09-12T18:27:00Z">
              <w:rPr>
                <w:highlight w:val="yellow"/>
              </w:rPr>
            </w:rPrChange>
          </w:rPr>
          <w:delText xml:space="preserve">from </w:delText>
        </w:r>
      </w:del>
      <w:del w:id="104" w:author="Kenneth" w:date="2020-04-02T10:52:00Z">
        <w:r w:rsidR="009F5740" w:rsidRPr="00D9489B" w:rsidDel="00DE0F11">
          <w:rPr>
            <w:rPrChange w:id="105" w:author="Kenneth" w:date="2019-09-12T18:27:00Z">
              <w:rPr>
                <w:highlight w:val="yellow"/>
              </w:rPr>
            </w:rPrChange>
          </w:rPr>
          <w:delText xml:space="preserve">temporal </w:delText>
        </w:r>
        <w:commentRangeStart w:id="106"/>
        <w:r w:rsidR="009F5740" w:rsidRPr="00D9489B" w:rsidDel="00DE0F11">
          <w:rPr>
            <w:rPrChange w:id="107" w:author="Kenneth" w:date="2019-09-12T18:27:00Z">
              <w:rPr>
                <w:highlight w:val="yellow"/>
              </w:rPr>
            </w:rPrChange>
          </w:rPr>
          <w:delText>sub-sampling/pooling/aggregation</w:delText>
        </w:r>
        <w:commentRangeEnd w:id="106"/>
        <w:r w:rsidR="009F5740" w:rsidRPr="00D9489B" w:rsidDel="00DE0F11">
          <w:rPr>
            <w:rStyle w:val="Marquedecommentaire"/>
            <w:rPrChange w:id="108" w:author="Kenneth" w:date="2019-09-12T18:27:00Z">
              <w:rPr>
                <w:rStyle w:val="Marquedecommentaire"/>
                <w:highlight w:val="yellow"/>
              </w:rPr>
            </w:rPrChange>
          </w:rPr>
          <w:commentReference w:id="106"/>
        </w:r>
        <w:r w:rsidR="009F5740" w:rsidRPr="00D9489B" w:rsidDel="00DE0F11">
          <w:rPr>
            <w:rPrChange w:id="109" w:author="Kenneth" w:date="2019-09-12T18:27:00Z">
              <w:rPr>
                <w:highlight w:val="yellow"/>
              </w:rPr>
            </w:rPrChange>
          </w:rPr>
          <w:delText xml:space="preserve"> of data. </w:delText>
        </w:r>
        <w:r w:rsidRPr="00D9489B" w:rsidDel="00DE0F11">
          <w:rPr>
            <w:rPrChange w:id="110" w:author="Kenneth" w:date="2019-09-12T18:27:00Z">
              <w:rPr>
                <w:highlight w:val="yellow"/>
              </w:rPr>
            </w:rPrChange>
          </w:rPr>
          <w:delText xml:space="preserve">We therefore assume that </w:delText>
        </w:r>
        <w:r w:rsidR="00F824E0" w:rsidRPr="00D9489B" w:rsidDel="00DE0F11">
          <w:rPr>
            <w:rPrChange w:id="111" w:author="Kenneth" w:date="2019-09-12T18:27:00Z">
              <w:rPr>
                <w:highlight w:val="yellow"/>
              </w:rPr>
            </w:rPrChange>
          </w:rPr>
          <w:delText xml:space="preserve">data time-aggregation </w:delText>
        </w:r>
        <w:r w:rsidRPr="00D9489B" w:rsidDel="00DE0F11">
          <w:rPr>
            <w:rPrChange w:id="112" w:author="Kenneth" w:date="2019-09-12T18:27:00Z">
              <w:rPr>
                <w:highlight w:val="yellow"/>
              </w:rPr>
            </w:rPrChange>
          </w:rPr>
          <w:delText xml:space="preserve">method </w:delText>
        </w:r>
        <w:r w:rsidR="00C81F7E" w:rsidRPr="00D9489B" w:rsidDel="00DE0F11">
          <w:rPr>
            <w:rPrChange w:id="113" w:author="Kenneth" w:date="2019-09-12T18:27:00Z">
              <w:rPr>
                <w:highlight w:val="yellow"/>
              </w:rPr>
            </w:rPrChange>
          </w:rPr>
          <w:delText>c</w:delText>
        </w:r>
        <w:r w:rsidRPr="00D9489B" w:rsidDel="00DE0F11">
          <w:rPr>
            <w:rPrChange w:id="114" w:author="Kenneth" w:date="2019-09-12T18:27:00Z">
              <w:rPr>
                <w:highlight w:val="yellow"/>
              </w:rPr>
            </w:rPrChange>
          </w:rPr>
          <w:delText>ould</w:delText>
        </w:r>
        <w:r w:rsidR="00C81F7E" w:rsidRPr="00D9489B" w:rsidDel="00DE0F11">
          <w:rPr>
            <w:rPrChange w:id="115" w:author="Kenneth" w:date="2019-09-12T18:27:00Z">
              <w:rPr>
                <w:highlight w:val="yellow"/>
              </w:rPr>
            </w:rPrChange>
          </w:rPr>
          <w:delText xml:space="preserve"> </w:delText>
        </w:r>
        <w:r w:rsidRPr="00D9489B" w:rsidDel="00DE0F11">
          <w:rPr>
            <w:rPrChange w:id="116" w:author="Kenneth" w:date="2019-09-12T18:27:00Z">
              <w:rPr>
                <w:highlight w:val="yellow"/>
              </w:rPr>
            </w:rPrChange>
          </w:rPr>
          <w:delText>affect</w:delText>
        </w:r>
        <w:r w:rsidR="00C81F7E" w:rsidRPr="00D9489B" w:rsidDel="00DE0F11">
          <w:rPr>
            <w:rPrChange w:id="117" w:author="Kenneth" w:date="2019-09-12T18:27:00Z">
              <w:rPr>
                <w:highlight w:val="yellow"/>
              </w:rPr>
            </w:rPrChange>
          </w:rPr>
          <w:delText xml:space="preserve"> end results. We present an algorithm that aims to lessen the </w:delText>
        </w:r>
        <w:r w:rsidR="0000546C" w:rsidRPr="00D9489B" w:rsidDel="00DE0F11">
          <w:rPr>
            <w:rPrChange w:id="118" w:author="Kenneth" w:date="2019-09-12T18:27:00Z">
              <w:rPr>
                <w:highlight w:val="yellow"/>
              </w:rPr>
            </w:rPrChange>
          </w:rPr>
          <w:delText>"dichotomic"/</w:delText>
        </w:r>
        <w:r w:rsidR="00C81F7E" w:rsidRPr="00D9489B" w:rsidDel="00DE0F11">
          <w:rPr>
            <w:rPrChange w:id="119" w:author="Kenneth" w:date="2019-09-12T18:27:00Z">
              <w:rPr>
                <w:highlight w:val="yellow"/>
              </w:rPr>
            </w:rPrChange>
          </w:rPr>
          <w:delText xml:space="preserve">"rigid" </w:delText>
        </w:r>
        <w:r w:rsidR="0000546C" w:rsidRPr="00D9489B" w:rsidDel="00DE0F11">
          <w:rPr>
            <w:rPrChange w:id="120" w:author="Kenneth" w:date="2019-09-12T18:27:00Z">
              <w:rPr>
                <w:highlight w:val="yellow"/>
              </w:rPr>
            </w:rPrChange>
          </w:rPr>
          <w:delText xml:space="preserve">inclusion of data in each </w:delText>
        </w:r>
        <w:r w:rsidR="00F824E0" w:rsidRPr="00D9489B" w:rsidDel="00DE0F11">
          <w:rPr>
            <w:rPrChange w:id="121" w:author="Kenneth" w:date="2019-09-12T18:27:00Z">
              <w:rPr>
                <w:highlight w:val="yellow"/>
              </w:rPr>
            </w:rPrChange>
          </w:rPr>
          <w:delText>time-aggregate</w:delText>
        </w:r>
        <w:r w:rsidR="00C81F7E" w:rsidRPr="00D9489B" w:rsidDel="00DE0F11">
          <w:rPr>
            <w:rPrChange w:id="122" w:author="Kenneth" w:date="2019-09-12T18:27:00Z">
              <w:rPr>
                <w:highlight w:val="yellow"/>
              </w:rPr>
            </w:rPrChange>
          </w:rPr>
          <w:delText>, to ascertain how variable network</w:delText>
        </w:r>
        <w:r w:rsidR="0000546C" w:rsidRPr="00D9489B" w:rsidDel="00DE0F11">
          <w:rPr>
            <w:rPrChange w:id="123" w:author="Kenneth" w:date="2019-09-12T18:27:00Z">
              <w:rPr>
                <w:highlight w:val="yellow"/>
              </w:rPr>
            </w:rPrChange>
          </w:rPr>
          <w:delText>s</w:delText>
        </w:r>
        <w:r w:rsidR="00C81F7E" w:rsidRPr="00D9489B" w:rsidDel="00DE0F11">
          <w:rPr>
            <w:rPrChange w:id="124" w:author="Kenneth" w:date="2019-09-12T18:27:00Z">
              <w:rPr>
                <w:highlight w:val="yellow"/>
              </w:rPr>
            </w:rPrChange>
          </w:rPr>
          <w:delText xml:space="preserve"> could </w:delText>
        </w:r>
        <w:r w:rsidR="0000546C" w:rsidRPr="00D9489B" w:rsidDel="00DE0F11">
          <w:rPr>
            <w:rPrChange w:id="125" w:author="Kenneth" w:date="2019-09-12T18:27:00Z">
              <w:rPr>
                <w:highlight w:val="yellow"/>
              </w:rPr>
            </w:rPrChange>
          </w:rPr>
          <w:delText xml:space="preserve">be </w:delText>
        </w:r>
        <w:r w:rsidR="00C81F7E" w:rsidRPr="00D9489B" w:rsidDel="00DE0F11">
          <w:rPr>
            <w:rPrChange w:id="126" w:author="Kenneth" w:date="2019-09-12T18:27:00Z">
              <w:rPr>
                <w:highlight w:val="yellow"/>
              </w:rPr>
            </w:rPrChange>
          </w:rPr>
          <w:delText>with slight</w:delText>
        </w:r>
        <w:r w:rsidR="0000546C" w:rsidRPr="00D9489B" w:rsidDel="00DE0F11">
          <w:rPr>
            <w:rPrChange w:id="127" w:author="Kenneth" w:date="2019-09-12T18:27:00Z">
              <w:rPr>
                <w:highlight w:val="yellow"/>
              </w:rPr>
            </w:rPrChange>
          </w:rPr>
          <w:delText>ly</w:delText>
        </w:r>
        <w:r w:rsidR="00C81F7E" w:rsidRPr="00D9489B" w:rsidDel="00DE0F11">
          <w:rPr>
            <w:rPrChange w:id="128" w:author="Kenneth" w:date="2019-09-12T18:27:00Z">
              <w:rPr>
                <w:highlight w:val="yellow"/>
              </w:rPr>
            </w:rPrChange>
          </w:rPr>
          <w:delText xml:space="preserve"> differe</w:delText>
        </w:r>
        <w:r w:rsidR="0000546C" w:rsidRPr="00D9489B" w:rsidDel="00DE0F11">
          <w:rPr>
            <w:rPrChange w:id="129" w:author="Kenneth" w:date="2019-09-12T18:27:00Z">
              <w:rPr>
                <w:highlight w:val="yellow"/>
              </w:rPr>
            </w:rPrChange>
          </w:rPr>
          <w:delText>nt</w:delText>
        </w:r>
        <w:r w:rsidR="00C81F7E" w:rsidRPr="00D9489B" w:rsidDel="00DE0F11">
          <w:rPr>
            <w:rPrChange w:id="130" w:author="Kenneth" w:date="2019-09-12T18:27:00Z">
              <w:rPr>
                <w:highlight w:val="yellow"/>
              </w:rPr>
            </w:rPrChange>
          </w:rPr>
          <w:delText xml:space="preserve"> criteri</w:delText>
        </w:r>
        <w:r w:rsidR="0000546C" w:rsidRPr="00D9489B" w:rsidDel="00DE0F11">
          <w:rPr>
            <w:rPrChange w:id="131" w:author="Kenneth" w:date="2019-09-12T18:27:00Z">
              <w:rPr>
                <w:highlight w:val="yellow"/>
              </w:rPr>
            </w:rPrChange>
          </w:rPr>
          <w:delText>a.</w:delText>
        </w:r>
        <w:r w:rsidR="00C81F7E" w:rsidRPr="00D9489B" w:rsidDel="00DE0F11">
          <w:rPr>
            <w:rPrChange w:id="132" w:author="Kenneth" w:date="2019-09-12T18:27:00Z">
              <w:rPr>
                <w:highlight w:val="yellow"/>
              </w:rPr>
            </w:rPrChange>
          </w:rPr>
          <w:delText xml:space="preserve"> </w:delText>
        </w:r>
        <w:r w:rsidR="0000546C" w:rsidRPr="00D9489B" w:rsidDel="00DE0F11">
          <w:rPr>
            <w:rPrChange w:id="133" w:author="Kenneth" w:date="2019-09-12T18:27:00Z">
              <w:rPr>
                <w:highlight w:val="yellow"/>
              </w:rPr>
            </w:rPrChange>
          </w:rPr>
          <w:delText xml:space="preserve">This method allows </w:delText>
        </w:r>
        <w:r w:rsidR="00C81F7E" w:rsidRPr="00D9489B" w:rsidDel="00DE0F11">
          <w:rPr>
            <w:rPrChange w:id="134" w:author="Kenneth" w:date="2019-09-12T18:27:00Z">
              <w:rPr>
                <w:highlight w:val="yellow"/>
              </w:rPr>
            </w:rPrChange>
          </w:rPr>
          <w:delText xml:space="preserve">choices of parameters </w:delText>
        </w:r>
        <w:r w:rsidR="0000546C" w:rsidRPr="00D9489B" w:rsidDel="00DE0F11">
          <w:rPr>
            <w:rPrChange w:id="135" w:author="Kenneth" w:date="2019-09-12T18:27:00Z">
              <w:rPr>
                <w:highlight w:val="yellow"/>
              </w:rPr>
            </w:rPrChange>
          </w:rPr>
          <w:delText xml:space="preserve">to fit diverse biological contexts, </w:delText>
        </w:r>
        <w:r w:rsidR="00FB0F81" w:rsidRPr="00D9489B" w:rsidDel="00DE0F11">
          <w:rPr>
            <w:rPrChange w:id="136" w:author="Kenneth" w:date="2019-09-12T18:27:00Z">
              <w:rPr>
                <w:highlight w:val="yellow"/>
              </w:rPr>
            </w:rPrChange>
          </w:rPr>
          <w:delText xml:space="preserve">meet </w:delText>
        </w:r>
        <w:r w:rsidR="00F824E0" w:rsidRPr="00D9489B" w:rsidDel="00DE0F11">
          <w:rPr>
            <w:rPrChange w:id="137" w:author="Kenneth" w:date="2019-09-12T18:27:00Z">
              <w:rPr>
                <w:highlight w:val="yellow"/>
              </w:rPr>
            </w:rPrChange>
          </w:rPr>
          <w:delText xml:space="preserve">defined </w:delText>
        </w:r>
        <w:r w:rsidR="00FB0F81" w:rsidRPr="00D9489B" w:rsidDel="00DE0F11">
          <w:rPr>
            <w:rPrChange w:id="138" w:author="Kenneth" w:date="2019-09-12T18:27:00Z">
              <w:rPr>
                <w:highlight w:val="yellow"/>
              </w:rPr>
            </w:rPrChange>
          </w:rPr>
          <w:delText xml:space="preserve">criteria, </w:delText>
        </w:r>
        <w:r w:rsidR="0000546C" w:rsidRPr="00D9489B" w:rsidDel="00DE0F11">
          <w:rPr>
            <w:rPrChange w:id="139" w:author="Kenneth" w:date="2019-09-12T18:27:00Z">
              <w:rPr>
                <w:highlight w:val="yellow"/>
              </w:rPr>
            </w:rPrChange>
          </w:rPr>
          <w:delText xml:space="preserve">and provide an </w:delText>
        </w:r>
        <w:r w:rsidR="00F824E0" w:rsidRPr="00D9489B" w:rsidDel="00DE0F11">
          <w:rPr>
            <w:rPrChange w:id="140" w:author="Kenneth" w:date="2019-09-12T18:27:00Z">
              <w:rPr>
                <w:highlight w:val="yellow"/>
              </w:rPr>
            </w:rPrChange>
          </w:rPr>
          <w:delText xml:space="preserve">estimation </w:delText>
        </w:r>
        <w:r w:rsidR="0000546C" w:rsidRPr="00D9489B" w:rsidDel="00DE0F11">
          <w:rPr>
            <w:rPrChange w:id="141" w:author="Kenneth" w:date="2019-09-12T18:27:00Z">
              <w:rPr>
                <w:highlight w:val="yellow"/>
              </w:rPr>
            </w:rPrChange>
          </w:rPr>
          <w:delText xml:space="preserve">of dynamic uncertainty </w:delText>
        </w:r>
        <w:r w:rsidR="00C81F7E" w:rsidRPr="00D9489B" w:rsidDel="00DE0F11">
          <w:rPr>
            <w:rPrChange w:id="142" w:author="Kenneth" w:date="2019-09-12T18:27:00Z">
              <w:rPr>
                <w:highlight w:val="yellow"/>
              </w:rPr>
            </w:rPrChange>
          </w:rPr>
          <w:delText xml:space="preserve">while conserving </w:delText>
        </w:r>
        <w:r w:rsidR="0000546C" w:rsidRPr="00D9489B" w:rsidDel="00DE0F11">
          <w:rPr>
            <w:rPrChange w:id="143" w:author="Kenneth" w:date="2019-09-12T18:27:00Z">
              <w:rPr>
                <w:highlight w:val="yellow"/>
              </w:rPr>
            </w:rPrChange>
          </w:rPr>
          <w:delText xml:space="preserve">the </w:delText>
        </w:r>
        <w:r w:rsidR="00C81F7E" w:rsidRPr="00D9489B" w:rsidDel="00DE0F11">
          <w:rPr>
            <w:rPrChange w:id="144" w:author="Kenneth" w:date="2019-09-12T18:27:00Z">
              <w:rPr>
                <w:highlight w:val="yellow"/>
              </w:rPr>
            </w:rPrChange>
          </w:rPr>
          <w:delText xml:space="preserve">temporal-correlation </w:delText>
        </w:r>
        <w:r w:rsidR="00F824E0" w:rsidRPr="00D9489B" w:rsidDel="00DE0F11">
          <w:rPr>
            <w:rPrChange w:id="145" w:author="Kenneth" w:date="2019-09-12T18:27:00Z">
              <w:rPr>
                <w:highlight w:val="yellow"/>
              </w:rPr>
            </w:rPrChange>
          </w:rPr>
          <w:delText xml:space="preserve">of </w:delText>
        </w:r>
        <w:r w:rsidR="0000546C" w:rsidRPr="00D9489B" w:rsidDel="00DE0F11">
          <w:rPr>
            <w:rPrChange w:id="146" w:author="Kenneth" w:date="2019-09-12T18:27:00Z">
              <w:rPr>
                <w:highlight w:val="yellow"/>
              </w:rPr>
            </w:rPrChange>
          </w:rPr>
          <w:delText xml:space="preserve">the </w:delText>
        </w:r>
        <w:r w:rsidR="00C81F7E" w:rsidRPr="00D9489B" w:rsidDel="00DE0F11">
          <w:rPr>
            <w:rPrChange w:id="147" w:author="Kenneth" w:date="2019-09-12T18:27:00Z">
              <w:rPr>
                <w:highlight w:val="yellow"/>
              </w:rPr>
            </w:rPrChange>
          </w:rPr>
          <w:delText>data.</w:delText>
        </w:r>
        <w:commentRangeEnd w:id="95"/>
        <w:r w:rsidR="009F5740" w:rsidRPr="00D9489B" w:rsidDel="00DE0F11">
          <w:rPr>
            <w:rStyle w:val="Marquedecommentaire"/>
          </w:rPr>
          <w:commentReference w:id="95"/>
        </w:r>
        <w:r w:rsidR="00FB0F81" w:rsidRPr="00263C3B" w:rsidDel="00DE0F11">
          <w:delText xml:space="preserve"> </w:delText>
        </w:r>
        <w:r w:rsidR="009F5740" w:rsidDel="00DE0F11">
          <w:delText xml:space="preserve">We apply both of these methods, individually and in concert, to our empirical data set to demonstrate how uncertainty can be incorporated into social network analysis for wildlife epidemiological purposes. </w:delText>
        </w:r>
      </w:del>
      <w:commentRangeStart w:id="148"/>
      <w:commentRangeStart w:id="149"/>
      <w:del w:id="150" w:author="Kenneth" w:date="2019-09-12T18:22:00Z">
        <w:r w:rsidR="009F5740" w:rsidDel="006E4431">
          <w:delText>…..</w:delText>
        </w:r>
        <w:commentRangeEnd w:id="148"/>
        <w:r w:rsidR="009F5740" w:rsidDel="006E4431">
          <w:rPr>
            <w:rStyle w:val="Marquedecommentaire"/>
          </w:rPr>
          <w:commentReference w:id="148"/>
        </w:r>
      </w:del>
      <w:commentRangeEnd w:id="149"/>
      <w:del w:id="151" w:author="Kenneth" w:date="2020-04-02T10:52:00Z">
        <w:r w:rsidR="00D9489B" w:rsidDel="00DE0F11">
          <w:rPr>
            <w:rStyle w:val="Marquedecommentaire"/>
          </w:rPr>
          <w:commentReference w:id="149"/>
        </w:r>
      </w:del>
    </w:p>
    <w:p w14:paraId="62A5F806" w14:textId="68E5202C" w:rsidR="00C81F7E" w:rsidRPr="00263C3B" w:rsidRDefault="00C81F7E" w:rsidP="00C81F7E">
      <w:pPr>
        <w:pStyle w:val="Titre1"/>
      </w:pPr>
      <w:bookmarkStart w:id="152" w:name="_GoBack"/>
      <w:bookmarkEnd w:id="62"/>
      <w:bookmarkEnd w:id="152"/>
      <w:r w:rsidRPr="00263C3B">
        <w:t>Material and methods</w:t>
      </w:r>
    </w:p>
    <w:p w14:paraId="39102EE5" w14:textId="2AB53BD5" w:rsidR="00C81F7E" w:rsidRPr="00263C3B" w:rsidRDefault="00C81F7E" w:rsidP="00C81F7E">
      <w:pPr>
        <w:pStyle w:val="Titre2"/>
      </w:pPr>
      <w:commentRangeStart w:id="153"/>
      <w:r w:rsidRPr="00263C3B">
        <w:t>Simulations</w:t>
      </w:r>
      <w:commentRangeEnd w:id="153"/>
      <w:r w:rsidR="0002190F">
        <w:rPr>
          <w:rStyle w:val="Marquedecommentaire"/>
          <w:rFonts w:eastAsiaTheme="minorEastAsia" w:cstheme="minorBidi"/>
        </w:rPr>
        <w:commentReference w:id="153"/>
      </w:r>
    </w:p>
    <w:p w14:paraId="31D25A91" w14:textId="77777777" w:rsidR="008F67FE" w:rsidRPr="00263C3B" w:rsidRDefault="008F67FE" w:rsidP="008F67FE">
      <w:pPr>
        <w:rPr>
          <w:moveTo w:id="154" w:author="Kenneth" w:date="2019-09-13T12:08:00Z"/>
        </w:rPr>
      </w:pPr>
      <w:moveToRangeStart w:id="155" w:author="Kenneth" w:date="2019-09-13T12:08:00Z" w:name="move19268909"/>
      <w:moveTo w:id="156" w:author="Kenneth" w:date="2019-09-13T12:08:00Z">
        <w:r w:rsidRPr="00263C3B">
          <w:t>Before applying our first method addressing stochasticity occurring during data sampling to our empirical dataset, we performed a series of tests relying on simulated networks. But we did so ensur</w:t>
        </w:r>
        <w:r>
          <w:t>i</w:t>
        </w:r>
        <w:r w:rsidRPr="00263C3B">
          <w:t xml:space="preserve">ng we could evaluate how well each method, </w:t>
        </w:r>
        <w:r w:rsidRPr="00263C3B">
          <w:rPr>
            <w:i/>
            <w:iCs/>
          </w:rPr>
          <w:t>i.e.</w:t>
        </w:r>
        <w:r w:rsidRPr="00263C3B">
          <w:t xml:space="preserve"> evaluating or not one's "observed" network's uncertainty, leads to a good representation of an underlying "ground-truth" one</w:t>
        </w:r>
        <w:r>
          <w:t xml:space="preserve"> </w:t>
        </w:r>
        <w:r>
          <w:fldChar w:fldCharType="begin"/>
        </w:r>
        <w:r>
          <w:instrText xml:space="preserve"> ADDIN ZOTERO_ITEM CSL_CITATION {"citationID":"AZRGcMqf","properties":{"custom":"(borrowing from Newman, 2018)","formattedCitation":"(borrowing from Newman, 2018)","plainCitation":"(borrowing from Newman, 2018)","noteIndex":0},"citationItems":[{"id":1489,"uris":["http://zotero.org/users/2554431/items/V6R87NMT"],"uri":["http://zotero.org/users/2554431/items/V6R87NMT"],"itemData":{"id":1489,"type":"article-journal","title":"Estimating network structure from unreliable measurements","container-title":"Physical Review E","volume":"98","issue":"6","source":"Crossref","URL":"https://link.aps.org/doi/10.1103/PhysRevE.98.062321","DOI":"10.1103/PhysRevE.98.062321","ISSN":"2470-0045, 2470-0053","language":"en","author":[{"family":"Newman","given":"M. E. J."}],"issued":{"date-parts":[["2018",12,26]]},"accessed":{"date-parts":[["2019",4,5]]}}}],"schema":"https://github.com/citation-style-language/schema/raw/master/csl-citation.json"} </w:instrText>
        </w:r>
        <w:r>
          <w:fldChar w:fldCharType="separate"/>
        </w:r>
        <w:r w:rsidRPr="00217EB1">
          <w:t>(borrowing from Newman, 2018)</w:t>
        </w:r>
        <w:r>
          <w:fldChar w:fldCharType="end"/>
        </w:r>
        <w:r w:rsidRPr="00263C3B">
          <w:t>, while seeing what are the network parameters under which one would be more desirable.</w:t>
        </w:r>
      </w:moveTo>
    </w:p>
    <w:moveToRangeEnd w:id="155"/>
    <w:p w14:paraId="64B4D462" w14:textId="13ACBFE9" w:rsidR="00EE02DD" w:rsidRPr="00263C3B" w:rsidRDefault="00EE02DD" w:rsidP="00EE02DD">
      <w:commentRangeStart w:id="157"/>
      <w:r w:rsidRPr="00263C3B">
        <w:t xml:space="preserve">In this paper, we focus on weighted (undirected) graphs, because the jump from binary to continuous quantification with weighted edges adds a more powerful framework when modeling biological systems </w:t>
      </w:r>
      <w:r w:rsidRPr="00263C3B">
        <w:fldChar w:fldCharType="begin"/>
      </w:r>
      <w:r>
        <w:instrText xml:space="preserve"> ADDIN ZOTERO_ITEM CSL_CITATION {"citationID":"Jnfrxcgi","properties":{"formattedCitation":"(Barrat et al., 2004; Farine, 2014; Franks et al., 2010; Jacoby and Freeman, 2016; Kaiser-Bunbury and Bl\\uc0\\u252{}thgen, 2015; Lusseau et al., 2009; Newman, 2006, 2004; V\\uc0\\u225{}zquez et al., 2005; Wey et al., 2008a)","plainCitation":"","noteIndex":0},"citationItems":[{"id":1799,"uris":["http://zotero.org/users/2554431/items/SNE6MALF"],"uri":["http://zotero.org/users/2554431/items/SNE6MALF"],"itemData":{"id":1799,"type":"article-journal","title":"The architecture of complex weighted networks","container-title":"Proceedings of the National Academy of Sciences","page":"3747-3752","volume":"101","issue":"11","source":"DOI.org (Crossref)","DOI":"10.1073/pnas.0400087101","ISSN":"0027-8424, 1091-6490","journalAbbreviation":"Proceedings of the National Academy of Sciences","language":"en","author":[{"family":"Barrat","given":"A."},{"family":"Barthelemy","given":"M."},{"family":"Pastor-Satorras","given":"R."},{"family":"Vespignani","given":"A."}],"issued":{"date-parts":[["2004",3,16]]}}},{"id":1815,"uris":["http://zotero.org/users/2554431/items/NC9A92CJ"],"uri":["http://zotero.org/users/2554431/items/NC9A92CJ"],"itemData":{"id":1815,"type":"article-journal","title":"Measuring phenotypic assortment in animal social networks: weighted associations are more robust than binary edges","container-title":"Animal Behaviour","page":"141-153","volume":"89","source":"DOI.org (Crossref)","DOI":"10.1016/j.anbehav.2014.01.001","ISSN":"00033472","title-short":"Measuring phenotypic assortment in animal social networks","journalAbbreviation":"Animal Behaviour","language":"en","author":[{"family":"Farine","given":"Damien R."}],"issued":{"date-parts":[["2014",3]]}}},{"id":1918,"uris":["http://zotero.org/users/2554431/items/2Y5S43H3"],"uri":["http://zotero.org/users/2554431/items/2Y5S43H3"],"itemData":{"id":1918,"type":"article-journal","title":"Sampling animal association networks with the gambit of the group","container-title":"Behavioral Ecology and Sociobiology","page":"493-503","volume":"64","issue":"3","source":"DOI.org (Crossref)","DOI":"10.1007/s00265-009-0865-8","ISSN":"0340-5443, 1432-0762","journalAbbreviation":"Behav Ecol Sociobiol","language":"en","author":[{"family":"Franks","given":"Daniel W."},{"family":"Ruxton","given":"Graeme D."},{"family":"James","given":"Richard"}],"issued":{"date-parts":[["2010",1]]}}},{"id":1811,"uris":["http://zotero.org/users/2554431/items/ITCE64EC"],"uri":["http://zotero.org/users/2554431/items/ITCE64EC"],"itemData":{"id":1811,"type":"article-journal","title":"Emerging Network-Based Tools in Movement Ecology","container-title":"Trends in Ecology &amp; Evolution","page":"301-314","volume":"31","issue":"4","source":"DOI.org (Crossref)","DOI":"10.1016/j.tree.2016.01.011","ISSN":"01695347","journalAbbreviation":"Trends in Ecology &amp; Evolution","language":"en","author":[{"family":"Jacoby","given":"David M.P."},{"family":"Freeman","given":"Robin"}],"issued":{"date-parts":[["2016",4]]}}},{"id":1804,"uris":["http://zotero.org/users/2554431/items/PRRMA5C8"],"uri":["http://zotero.org/users/2554431/items/PRRMA5C8"],"itemData":{"id":1804,"type":"article-journal","title":"Integrating network ecology with applied conservation: a synthesis and guide to implementation","container-title":"AoB PLANTS","volume":"7","source":"academic.oup.com","abstract":"Ecological networks are a useful tool to study the complexity of biotic interactions at a community level. We introduce a framework for network analysis to be h","URL":"https://academic.oup.com/aobpla/article/doi/10.1093/aobpla/plv076/1797602","DOI":"10.1093/aobpla/plv076","title-short":"Integrating network ecology with applied conservation","journalAbbreviation":"AoB PLANTS","language":"en","author":[{"family":"Kaiser-Bunbury","given":"Christopher N."},{"family":"Blüthgen","given":"Nico"}],"issued":{"date-parts":[["2015",1,1]]},"accessed":{"date-parts":[["2019",8,18]]}}},{"id":1577,"uris":["http://zotero.org/users/2554431/items/JDL6HRQP"],"uri":["http://zotero.org/users/2554431/items/JDL6HRQP"],"itemData":{"id":1577,"type":"article-journal","title":"Incorporating uncertainty into the study of animal social networks","container-title":"arXiv:0903.1519 [physics, q-bio]","source":"arXiv.org","abstract":"Over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societies.","URL":"http://arxiv.org/abs/0903.1519","note":"arXiv: 0903.1519","author":[{"family":"Lusseau","given":"David"},{"family":"Whitehead","given":"Hal"},{"family":"Gero","given":"Shane"}],"issued":{"date-parts":[["2009",3,9]]},"accessed":{"date-parts":[["2019",4,17]]}}},{"id":1875,"uris":["http://zotero.org/users/2554431/items/J5GRGGQ6"],"uri":["http://zotero.org/users/2554431/items/J5GRGGQ6"],"itemData":{"id":1875,"type":"article-journal","title":"Modularity and community structure in networks","container-title":"Proceedings of the National Academy of Sciences","page":"8577-8582","volume":"103","issue":"23","source":"DOI.org (Crossref)","DOI":"10.1073/pnas.0601602103","ISSN":"0027-8424, 1091-6490","journalAbbreviation":"Proceedings of the National Academy of Sciences","language":"en","author":[{"family":"Newman","given":"M. E. J."}],"issued":{"date-parts":[["2006",6,6]]}}},{"id":1873,"uris":["http://zotero.org/users/2554431/items/XUDPV4GK"],"uri":["http://zotero.org/users/2554431/items/XUDPV4GK"],"itemData":{"id":1873,"type":"article-journal","title":"Analysis of weighted networks","container-title":"Physical Review E","page":"056131","volume":"70","issue":"5","source":"DOI.org (Crossref)","DOI":"10.1103/PhysRevE.70.056131","ISSN":"1539-3755, 1550-2376","journalAbbreviation":"Phys. Rev. E","language":"en","author":[{"family":"Newman","given":"M. E. J."}],"issued":{"date-parts":[["2004",11,24]]}}},{"id":1808,"uris":["http://zotero.org/users/2554431/items/P49WLTW8"],"uri":["http://zotero.org/users/2554431/items/P49WLTW8"],"itemData":{"id":1808,"type":"article-journal","title":"Interaction frequency as a surrogate for the total effect of animal mutualists on plants","container-title":"Ecology Letters","page":"1088-1094","volume":"8","issue":"10","source":"Wiley Online Library","abstract":"We evaluate whether species interaction frequency can be used as a surrogate for the total effect of a species on another. Because interaction frequency is easier to estimate than per-interaction effect, using interaction frequency as a surrogate of total effect could facilitate the large-scale analysis of quantitative patterns of species-rich interaction networks. We show mathematically that the correlation between interaction frequency (I) and total effect (T) becomes more strongly positive the greater the variation of I relative to the variation of per-interaction effect (P) and the greater the correlation between I and P. A meta-analysis using data on I, P and T for animal pollinators and seed dispersers visiting plants shows a generally strong, positive relationship between T and I, in spite of no general relationship between P and I. Thus, frequent animal mutualists usually contribute the most to plant reproduction, regardless of their effectiveness on a per-interaction basis.","DOI":"10.1111/j.1461-0248.2005.00810.x","ISSN":"1461-0248","language":"en","author":[{"family":"Vázquez","given":"Diego P."},{"family":"Morris","given":"William F."},{"family":"Jordano","given":"Pedro"}],"issued":{"date-parts":[["2005"]]}}},{"id":"HojlOKib/4Psh7x73","uris":["http://zotero.org/users/2554431/items/82CRI6BN"],"uri":["http://zotero.org/users/2554431/items/82CRI6BN"],"itemData":{"id":"dkOwZlPW/GnvyntZu","type":"article-journal","title":"Social network analysis of animal behaviour: a promising tool for the study of sociality","container-title":"Animal Behaviour","page":"333-344","volume":"75","issue":"2","source":"ScienceDirect","abstract":"Social animals live and interact together, forming complex relationships and social structure. These relationships can have important fitness consequences, but most studies do not explicitly measure those relationships. An approach that explicitly measures relationships will further our understanding of social complexity and the consequences of both direct and indirect interactions. Social network analysis is the study of social groups as networks of nodes connected by social ties. This approach examines individuals and groups in the context of relationships between group members. Application of social network analysis to animal behaviour can advance the field by identifying and quantifying specific attributes of social relationships, many of which are not captured by more common measures of sociality, such as group size. Sophisticated methods for network construction and analysis exist in other fields, but until recently, have seen relatively little application to animal systems. We present a brief history of social network analysis, a description of basic concepts and previous applications to animal behaviour. We then highlight relevance and constraints of some network measures, including results from an original study of the effect of sampling on network parameter estimates, and we end with promising directions for research. By doing so, we provide a prospective overview of social network analysis' general utility for the study of animal social behaviour.","DOI":"10.1016/j.anbehav.2007.06.020","ISSN":"0003-3472","title-short":"Social network analysis of animal behaviour","journalAbbreviation":"Animal Behaviour","author":[{"family":"Wey","given":"Tina"},{"family":"Blumstein","given":"Daniel T."},{"family":"Shen","given":"Weiwei"},{"family":"Jordán","given":"Ferenc"}],"issued":{"date-parts":[["2008",2]]}}}],"schema":"https://github.com/citation-style-language/schema/raw/master/csl-citation.json"} </w:instrText>
      </w:r>
      <w:r w:rsidRPr="00F94A97">
        <w:rPr>
          <w:rFonts w:cs="Times New Roman"/>
          <w:szCs w:val="24"/>
        </w:rPr>
        <w:instrText>(Barrat et al., 2004; Farine, 2014; Franks et al., 2010; Jacoby and Freeman, 2016; Kaiser-Bunbury and Blüthgen, 2015; Lusseau et al., 2009; Newman, 2004, 2006; Vázquez et al., 2005; Wey et al., 2008a)</w:instrText>
      </w:r>
      <w:r w:rsidRPr="00263C3B">
        <w:fldChar w:fldCharType="end"/>
      </w:r>
      <w:r w:rsidRPr="00263C3B">
        <w:fldChar w:fldCharType="begin"/>
      </w:r>
      <w:ins w:id="158" w:author="Kenneth" w:date="2019-09-12T17:14:00Z">
        <w:r>
          <w:instrText xml:space="preserve"> ADDIN ZOTERO_ITEM CSL_CITATION {"citationID":"BPOvbocd","properties":{"formattedCitation":"(Barrat et al., 2004; Farine, 2014; Franks et al., 2010; Jacoby and Freeman, 2016; Kaiser-Bunbury and Bl\\uc0\\u252{}thgen, 2015; Lusseau et al., 2009; Newman, 2006, 2004; V\\uc0\\u225{}zquez et al., 2005; Wey et al., 2008a)","plainCitation":"","noteIndex":0},"citationItems":[{"id":1799,"uris":["http://zotero.org/users/2554431/items/SNE6MALF"],"uri":["http://zotero.org/users/2554431/items/SNE6MALF"],"itemData":{"id":1799,"type":"article-journal","title":"The architecture of complex weighted networks","container-title":"Proceedings of the National Academy of Sciences","page":"3747-3752","volume":"101","issue":"11","source":"DOI.org (Crossref)","DOI":"10.1073/pnas.0400087101","ISSN":"0027-8424, 1091-6490","journalAbbreviation":"Proceedings of the National Academy of Sciences","language":"en","author":[{"family":"Barrat","given":"A."},{"family":"Barthelemy","given":"M."},{"family":"Pastor-Satorras","given":"R."},{"family":"Vespignani","given":"A."}],"issued":{"date-parts":[["2004",3,16]]}}},{"id":1815,"uris":["http://zotero.org/users/2554431/items/NC9A92CJ"],"uri":["http://zotero.org/users/2554431/items/NC9A92CJ"],"itemData":{"id":1815,"type":"article-journal","title":"Measuring phenotypic assortment in animal social networks: weighted associations are more robust than binary edges","container-title":"Animal Behaviour","page":"141-153","volume":"89","source":"DOI.org (Crossref)","DOI":"10.1016/j.anbehav.2014.01.001","ISSN":"00033472","title-short":"Measuring phenotypic assortment in animal social networks","journalAbbreviation":"Animal Behaviour","language":"en","author":[{"family":"Farine","given":"Damien R."}],"issued":{"date-parts":[["2014",3]]}}},{"id":1918,"uris":["http://zotero.org/users/2554431/items/2Y5S43H3"],"uri":["http://zotero.org/users/2554431/items/2Y5S43H3"],"itemData":{"id":1918,"type":"article-journal","title":"Sampling animal association networks with the gambit of the group","container-title":"Behavioral Ecology and Sociobiology","page":"493-503","volume":"64","issue":"3","source":"DOI.org (Crossref)","DOI":"10.1007/s00265-009-0865-8","ISSN":"0340-5443, 1432-0762","journalAbbreviation":"Behav Ecol Sociobiol","language":"en","author":[{"family":"Franks","given":"Daniel W."},{"family":"Ruxton","given":"Graeme D."},{"family":"James","given":"Richard"}],"issued":{"date-parts":[["2010",1]]}}},{"id":1811,"uris":["http://zotero.org/users/2554431/items/ITCE64EC"],"uri":["http://zotero.org/users/2554431/items/ITCE64EC"],"itemData":{"id":1811,"type":"article-journal","title":"Emerging Network-Based Tools in Movement Ecology","container-title":"Trends in Ecology &amp; Evolution","page":"301-314","volume":"31","issue":"4","source":"DOI.org (Crossref)","DOI":"10.1016/j.tree.2016.01.011","ISSN":"01695347","journalAbbreviation":"Trends in Ecology &amp; Evolution","language":"en","author":[{"family":"Jacoby","given":"David M.P."},{"family":"Freeman","given":"Robin"}],"issued":{"date-parts":[["2016",4]]}}},{"id":1804,"uris":["http://zotero.org/users/2554431/items/PRRMA5C8"],"uri":["http://zotero.org/users/2554431/items/PRRMA5C8"],"itemData":{"id":1804,"type":"article-journal","title":"Integrating network ecology with applied conservation: a synthesis and guide to implementation","container-title":"AoB PLANTS","volume":"7","source":"academic.oup.com","abstract":"Ecological networks are a useful tool to study the complexity of biotic interactions at a community level. We introduce a framework for network analysis to be h","URL":"https://academic.oup.com/aobpla/article/doi/10.1093/aobpla/plv076/1797602","DOI":"10.1093/aobpla/plv076","title-short":"Integrating network ecology with applied conservation","journalAbbreviation":"AoB PLANTS","language":"en","author":[{"family":"Kaiser-Bunbury","given":"Christopher N."},{"family":"Blüthgen","given":"Nico"}],"issued":{"date-parts":[["2015",1,1]]},"accessed":{"date-parts":[["2019",8,18]]}}},{"id":1577,"uris":["http://zotero.org/users/2554431/items/JDL6HRQP"],"uri":["http://zotero.org/users/2554431/items/JDL6HRQP"],"itemData":{"id":1577,"type":"article-journal","title":"Incorporating uncertainty into the study of animal social networks","container-title":"arXiv:0903.1519 [physics, q-bio]","source":"arXiv.org","abstract":"Over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societies.","URL":"http://arxiv.org/abs/0903.1519","note":"arXiv: 0903.1519","author":[{"family":"Lusseau","given":"David"},{"family":"Whitehead","given":"Hal"},{"family":"Gero","given":"Shane"}],"issued":{"date-parts":[["2009",3,9]]},"accessed":{"date-parts":[["2019",4,17]]}}},{"id":1875,"uris":["http://zotero.org/users/2554431/items/J5GRGGQ6"],"uri":["http://zotero.org/users/2554431/items/J5GRGGQ6"],"itemData":{"id":1875,"type":"article-journal","title":"Modularity and community structure in networks","container-title":"Proceedings of the National Academy of Sciences","page":"8577-8582","volume":"103","issue":"23","source":"DOI.org (Crossref)","DOI":"10.1073/pnas.0601602103","ISSN":"0027-8424, 1091-6490","journalAbbreviation":"Proceedings of the National Academy of Sciences","language":"en","author":[{"family":"Newman","given":"M. E. J."}],"issued":{"date-parts":[["2006",6,6]]}}},{"id":1873,"uris":["http://zotero.org/users/2554431/items/XUDPV4GK"],"uri":["http://zotero.org/users/2554431/items/XUDPV4GK"],"itemData":{"id":1873,"type":"article-journal","title":"Analysis of weighted networks","container-title":"Physical Review E","page":"056131","volume":"70","issue":"5","source":"DOI.org (Crossref)","DOI":"10.1103/PhysRevE.70.056131","ISSN":"1539-3755, 1550-2376","journalAbbreviation":"Phys. Rev. E","language":"en","author":[{"family":"Newman","given":"M. E. J."}],"issued":{"date-parts":[["2004",11,24]]}}},{"id":1808,"uris":["http://zotero.org/users/2554431/items/P49WLTW8"],"uri":["http://zotero.org/users/2554431/items/P49WLTW8"],"itemData":{"id":1808,"type":"article-journal","title":"Interaction frequency as a surrogate for the total effect of animal mutualists on plants","container-title":"Ecology Letters","page":"1088-1094","volume":"8","issue":"10","source":"Wiley Online Library","abstract":"We evaluate whether species interaction frequency can be used as a surrogate for the total effect of a species on another. Because interaction frequency is easier to estimate than per-interaction effect, using interaction frequency as a surrogate of total effect could facilitate the large-scale analysis of quantitative patterns of species-rich interaction networks. We show mathematically that the correlation between interaction frequency (I) and total effect (T) becomes more strongly positive the greater the variation of I relative to the variation of per-interaction effect (P) and the greater the correlation between I and P. A meta-analysis using data on I, P and T for animal pollinators and seed dispersers visiting plants shows a generally strong, positive relationship between T and I, in spite of no general relationship between P and I. Thus, frequent animal mutualists usually contribute the most to plant reproduction, regardless of their effectiveness on a per-interaction basis.","DOI":"10.1111/j.1461-0248.2005.00810.x","ISSN":"1461-0248","language":"en","author":[{"family":"Vázquez","given":"Diego P."},{"family":"Morris","given":"William F."},{"family":"Jordano","given":"Pedro"}],"issued":{"date-parts":[["2005"]]}}},{"id":"HojlOKib/4Psh7x73","uris":["http://zotero.org/users/2554431/items/82CRI6BN"],"uri":["http://zotero.org/users/2554431/items/82CRI6BN"],"itemData":{"id":"dkOwZlPW/GnvyntZu","type":"article-journal","title":"Social network analysis of animal behaviour: a promising tool for the study of sociality","container-title":"Animal Behaviour","page":"333-344","volume":"75","issue":"2","source":"ScienceDirect","abstract":"Social animals live and interact together, forming complex relationships and social structure. These relationships can have important fitness consequences, but most studies do not explicitly measure those relationships. An approach that explicitly measures relationships will further our understanding of social complexity and the consequences of both direct and indirect interactions. Social network analysis is the study of social groups as networks of nodes connected by social ties. This approach examines individuals and groups in the context of relationships between group members. Application of social network analysis to animal behaviour can advance the field by identifying and quantifying specific attributes of social relationships, many of which are not captured by more common measures of sociality, such as group size. Sophisticated methods for network construction and analysis exist in other fields, but until recently, have seen relatively little application to animal systems. We present a brief history of social network analysis, a description of basic concepts and previous applications to animal behaviour. We then highlight relevance and constraints of some network measures, including results from an original study of the effect of sampling on network parameter estimates, and we end with promising directions for research. By doing so, we provide a prospective overview of social network analysis' general utility for the study of animal social behaviour.","DOI":"10.1016/j.anbehav.2007.06.020","ISSN":"0003-3472","title-short":"Social network analysis of animal behaviour","journalAbbreviation":"Animal Behaviour","author":[{"family":"Wey","given":"Tina"},{"family":"Blumstein","given":"Daniel T."},{"family":"Shen","given":"Weiwei"},{"family":"Jordán","given":"Ferenc"}],"issued":{"date-parts":[["2008",2]]}}}],"schema":"https://github.com/citation-style-language/schema/raw/master/csl-citation.json"} </w:instrText>
        </w:r>
      </w:ins>
      <w:del w:id="159" w:author="Kenneth" w:date="2019-09-12T17:14:00Z">
        <w:r w:rsidDel="00EE02DD">
          <w:delInstrText xml:space="preserve"> ADDIN ZOTERO_ITEM CSL_CITATION {"citationID":"Jnfrxcgi","properties":{"formattedCitation":"(Barrat et al., 2004; Farine, 2014; Franks et al., 2010; Jacoby and Freeman, 2016; Kaiser-Bunbury and Bl\\uc0\\u252{}thgen, 2015; Lusseau et al., 2009; Newman, 2006, 2004; V\\uc0\\u225{}zquez et al., 2005; Wey et al., 2008a)","plainCitation":"","noteIndex":0},"citationItems":[{"id":1799,"uris":["http://zotero.org/users/2554431/items/SNE6MALF"],"uri":["http://zotero.org/users/2554431/items/SNE6MALF"],"itemData":{"id":1799,"type":"article-journal","title":"The architecture of complex weighted networks","container-title":"Proceedings of the National Academy of Sciences","page":"3747-3752","volume":"101","issue":"11","source":"DOI.org (Crossref)","DOI":"10.1073/pnas.0400087101","ISSN":"0027-8424, 1091-6490","journalAbbreviation":"Proceedings of the National Academy of Sciences","language":"en","author":[{"family":"Barrat","given":"A."},{"family":"Barthelemy","given":"M."},{"family":"Pastor-Satorras","given":"R."},{"family":"Vespignani","given":"A."}],"issued":{"date-parts":[["2004",3,16]]}}},{"id":1815,"uris":["http://zotero.org/users/2554431/items/NC9A92CJ"],"uri":["http://zotero.org/users/2554431/items/NC9A92CJ"],"itemData":{"id":1815,"type":"article-journal","title":"Measuring phenotypic assortment in animal social networks: weighted associations are more robust than binary edges","container-title":"Animal Behaviour","page":"141-153","volume":"89","source":"DOI.org (Crossref)","DOI":"10.1016/j.anbehav.2014.01.001","ISSN":"00033472","title-short":"Measuring phenotypic assortment in animal social networks","journalAbbreviation":"Animal Behaviour","language":"en","author":[{"family":"Farine","given":"Damien R."}],"issued":{"date-parts":[["2014",3]]}}},{"id":1918,"uris":["http://zotero.org/users/2554431/items/2Y5S43H3"],"uri":["http://zotero.org/users/2554431/items/2Y5S43H3"],"itemData":{"id":1918,"type":"article-journal","title":"Sampling animal association networks with the gambit of the group","container-title":"Behavioral Ecology and Sociobiology","page":"493-503","volume":"64","issue":"3","source":"DOI.org (Crossref)","DOI":"10.1007/s00265-009-0865-8","ISSN":"0340-5443, 1432-0762","journalAbbreviation":"Behav Ecol Sociobiol","language":"en","author":[{"family":"Franks","given":"Daniel W."},{"family":"Ruxton","given":"Graeme D."},{"family":"James","given":"Richard"}],"issued":{"date-parts":[["2010",1]]}}},{"id":1811,"uris":["http://zotero.org/users/2554431/items/ITCE64EC"],"uri":["http://zotero.org/users/2554431/items/ITCE64EC"],"itemData":{"id":1811,"type":"article-journal","title":"Emerging Network-Based Tools in Movement Ecology","container-title":"Trends in Ecology &amp; Evolution","page":"301-314","volume":"31","issue":"4","source":"DOI.org (Crossref)","DOI":"10.1016/j.tree.2016.01.011","ISSN":"01695347","journalAbbreviation":"Trends in Ecology &amp; Evolution","language":"en","author":[{"family":"Jacoby","given":"David M.P."},{"family":"Freeman","given":"Robin"}],"issued":{"date-parts":[["2016",4]]}}},{"id":1804,"uris":["http://zotero.org/users/2554431/items/PRRMA5C8"],"uri":["http://zotero.org/users/2554431/items/PRRMA5C8"],"itemData":{"id":1804,"type":"article-journal","title":"Integrating network ecology with applied conservation: a synthesis and guide to implementation","container-title":"AoB PLANTS","volume":"7","source":"academic.oup.com","abstract":"Ecological networks are a useful tool to study the complexity of biotic interactions at a community level. We introduce a framework for network analysis to be h","URL":"https://academic.oup.com/aobpla/article/doi/10.1093/aobpla/plv076/1797602","DOI":"10.1093/aobpla/plv076","title-short":"Integrating network ecology with applied conservation","journalAbbreviation":"AoB PLANTS","language":"en","author":[{"family":"Kaiser-Bunbury","given":"Christopher N."},{"family":"Blüthgen","given":"Nico"}],"issued":{"date-parts":[["2015",1,1]]},"accessed":{"date-parts":[["2019",8,18]]}}},{"id":1577,"uris":["http://zotero.org/users/2554431/items/JDL6HRQP"],"uri":["http://zotero.org/users/2554431/items/JDL6HRQP"],"itemData":{"id":1577,"type":"article-journal","title":"Incorporating uncertainty into the study of animal social networks","container-title":"arXiv:0903.1519 [physics, q-bio]","source":"arXiv.org","abstract":"Over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societies.","URL":"http://arxiv.org/abs/0903.1519","note":"arXiv: 0903.1519","author":[{"family":"Lusseau","given":"David"},{"family":"Whitehead","given":"Hal"},{"family":"Gero","given":"Shane"}],"issued":{"date-parts":[["2009",3,9]]},"accessed":{"date-parts":[["2019",4,17]]}}},{"id":1875,"uris":["http://zotero.org/users/2554431/items/J5GRGGQ6"],"uri":["http://zotero.org/users/2554431/items/J5GRGGQ6"],"itemData":{"id":1875,"type":"article-journal","title":"Modularity and community structure in networks","container-title":"Proceedings of the National Academy of Sciences","page":"8577-8582","volume":"103","issue":"23","source":"DOI.org (Crossref)","DOI":"10.1073/pnas.0601602103","ISSN":"0027-8424, 1091-6490","journalAbbreviation":"Proceedings of the National Academy of Sciences","language":"en","author":[{"family":"Newman","given":"M. E. J."}],"issued":{"date-parts":[["2006",6,6]]}}},{"id":1873,"uris":["http://zotero.org/users/2554431/items/XUDPV4GK"],"uri":["http://zotero.org/users/2554431/items/XUDPV4GK"],"itemData":{"id":1873,"type":"article-journal","title":"Analysis of weighted networks","container-title":"Physical Review E","page":"056131","volume":"70","issue":"5","source":"DOI.org (Crossref)","DOI":"10.1103/PhysRevE.70.056131","ISSN":"1539-3755, 1550-2376","journalAbbreviation":"Phys. Rev. E","language":"en","author":[{"family":"Newman","given":"M. E. J."}],"issued":{"date-parts":[["2004",11,24]]}}},{"id":1808,"uris":["http://zotero.org/users/2554431/items/P49WLTW8"],"uri":["http://zotero.org/users/2554431/items/P49WLTW8"],"itemData":{"id":1808,"type":"article-journal","title":"Interaction frequency as a surrogate for the total effect of animal mutualists on plants","container-title":"Ecology Letters","page":"1088-1094","volume":"8","issue":"10","source":"Wiley Online Library","abstract":"We evaluate whether species interaction frequency can be used as a surrogate for the total effect of a species on another. Because interaction frequency is easier to estimate than per-interaction effect, using interaction frequency as a surrogate of total effect could facilitate the large-scale analysis of quantitative patterns of species-rich interaction networks. We show mathematically that the correlation between interaction frequency (I) and total effect (T) becomes more strongly positive the greater the variation of I relative to the variation of per-interaction effect (P) and the greater the correlation between I and P. A meta-analysis using data on I, P and T for animal pollinators and seed dispersers visiting plants shows a generally strong, positive relationship between T and I, in spite of no general relationship between P and I. Thus, frequent animal mutualists usually contribute the most to plant reproduction, regardless of their effectiveness on a per-interaction basis.","DOI":"10.1111/j.1461-0248.2005.00810.x","ISSN":"1461-0248","language":"en","author":[{"family":"Vázquez","given":"Diego P."},{"family":"Morris","given":"William F."},{"family":"Jordano","given":"Pedro"}],"issued":{"date-parts":[["2005"]]}}},{"id":"HojlOKib/4Psh7x73","uris":["http://zotero.org/users/2554431/items/82CRI6BN"],"uri":["http://zotero.org/users/2554431/items/82CRI6BN"],"itemData":{"id":"dkOwZlPW/GnvyntZu","type":"article-journal","title":"Social network analysis of animal behaviour: a promising tool for the study of sociality","container-title":"Animal Behaviour","page":"333-344","volume":"75","issue":"2","source":"ScienceDirect","abstract":"Social animals live and interact together, forming complex relationships and social structure. These relationships can have important fitness consequences, but most studies do not explicitly measure those relationships. An approach that explicitly measures relationships will further our understanding of social complexity and the consequences of both direct and indirect interactions. Social network analysis is the study of social groups as networks of nodes connected by social ties. This approach examines individuals and groups in the context of relationships between group members. Application of social network analysis to animal behaviour can advance the field by identifying and quantifying specific attributes of social relationships, many of which are not captured by more common measures of sociality, such as group size. Sophisticated methods for network construction and analysis exist in other fields, but until recently, have seen relatively little application to animal systems. We present a brief history of social network analysis, a description of basic concepts and previous applications to animal behaviour. We then highlight relevance and constraints of some network measures, including results from an original study of the effect of sampling on network parameter estimates, and we end with promising directions for research. By doing so, we provide a prospective overview of social network analysis' general utility for the study of animal social behaviour.","DOI":"10.1016/j.anbehav.2007.06.020","ISSN":"0003-3472","title-short":"Social network analysis of animal behaviour","journalAbbreviation":"Animal Behaviour","author":[{"family":"Wey","given":"Tina"},{"family":"Blumstein","given":"Daniel T."},{"family":"Shen","given":"Weiwei"},{"family":"Jordán","given":"Ferenc"}],"issued":{"date-parts":[["2008",2]]}}}],"schema":"https://github.com/citation-style-language/schema/raw/master/csl-citation.json"} </w:delInstrText>
        </w:r>
      </w:del>
      <w:r w:rsidRPr="00263C3B">
        <w:fldChar w:fldCharType="separate"/>
      </w:r>
      <w:r w:rsidRPr="00F94A97">
        <w:rPr>
          <w:rFonts w:cs="Times New Roman"/>
          <w:szCs w:val="24"/>
        </w:rPr>
        <w:t>(Barrat et al., 2004; Farine, 2014; Franks et al., 2010; Jacoby and Freeman, 2016; Kaiser-Bunbury and Blüthgen, 2015; Lusseau et al., 2009; Newman, 2004, 2006; Vázquez et al., 2005; Wey et al., 2008a)</w:t>
      </w:r>
      <w:r w:rsidRPr="00263C3B">
        <w:fldChar w:fldCharType="end"/>
      </w:r>
      <w:r w:rsidRPr="00263C3B">
        <w:t>.</w:t>
      </w:r>
      <w:commentRangeEnd w:id="157"/>
      <w:r>
        <w:rPr>
          <w:rStyle w:val="Marquedecommentaire"/>
        </w:rPr>
        <w:commentReference w:id="157"/>
      </w:r>
      <w:r w:rsidRPr="00263C3B">
        <w:t xml:space="preserve"> However, </w:t>
      </w:r>
      <w:commentRangeStart w:id="160"/>
      <w:r w:rsidRPr="00263C3B">
        <w:t xml:space="preserve">note that the methods used here </w:t>
      </w:r>
      <w:commentRangeEnd w:id="160"/>
      <w:r>
        <w:rPr>
          <w:rStyle w:val="Marquedecommentaire"/>
        </w:rPr>
        <w:commentReference w:id="160"/>
      </w:r>
      <w:r w:rsidRPr="00263C3B">
        <w:t>can be easily extended to at least directed graphs, if not graphs with even more complex properties.</w:t>
      </w:r>
    </w:p>
    <w:p w14:paraId="293C4721" w14:textId="5833EE93" w:rsidR="00C81F7E" w:rsidRPr="00263C3B" w:rsidDel="008F67FE" w:rsidRDefault="002F7786" w:rsidP="002F7786">
      <w:pPr>
        <w:rPr>
          <w:moveFrom w:id="161" w:author="Kenneth" w:date="2019-09-13T12:08:00Z"/>
        </w:rPr>
      </w:pPr>
      <w:moveFromRangeStart w:id="162" w:author="Kenneth" w:date="2019-09-13T12:08:00Z" w:name="move19268909"/>
      <w:moveFrom w:id="163" w:author="Kenneth" w:date="2019-09-13T12:08:00Z">
        <w:r w:rsidRPr="00263C3B" w:rsidDel="008F67FE">
          <w:t xml:space="preserve">Before applying our first method addressing stochasticity occurring during data sampling to our empirical dataset, we performed a series of tests relying on simulated networks. But we did so </w:t>
        </w:r>
        <w:r w:rsidR="00FC725F" w:rsidRPr="00263C3B" w:rsidDel="008F67FE">
          <w:t>ensur</w:t>
        </w:r>
        <w:r w:rsidR="00FC725F" w:rsidDel="008F67FE">
          <w:t>i</w:t>
        </w:r>
        <w:r w:rsidR="00FC725F" w:rsidRPr="00263C3B" w:rsidDel="008F67FE">
          <w:t>ng</w:t>
        </w:r>
        <w:r w:rsidRPr="00263C3B" w:rsidDel="008F67FE">
          <w:t xml:space="preserve"> we could evaluate how well each method, </w:t>
        </w:r>
        <w:r w:rsidRPr="00263C3B" w:rsidDel="008F67FE">
          <w:rPr>
            <w:i/>
            <w:iCs/>
          </w:rPr>
          <w:t>i.e.</w:t>
        </w:r>
        <w:r w:rsidRPr="00263C3B" w:rsidDel="008F67FE">
          <w:t xml:space="preserve"> evaluating or not one's "observed" network's uncertainty, leads to a good representation of an underlying "ground-truth" </w:t>
        </w:r>
        <w:r w:rsidR="008C5D75" w:rsidRPr="00263C3B" w:rsidDel="008F67FE">
          <w:t>one</w:t>
        </w:r>
        <w:r w:rsidR="00217EB1" w:rsidDel="008F67FE">
          <w:t xml:space="preserve"> </w:t>
        </w:r>
        <w:r w:rsidR="00217EB1" w:rsidDel="008F67FE">
          <w:fldChar w:fldCharType="begin"/>
        </w:r>
        <w:r w:rsidR="00217EB1" w:rsidDel="008F67FE">
          <w:instrText xml:space="preserve"> ADDIN ZOTERO_ITEM CSL_CITATION {"citationID":"AZRGcMqf","properties":{"custom":"(borrowing from Newman, 2018)","formattedCitation":"(borrowing from Newman, 2018)","plainCitation":"(borrowing from Newman, 2018)","noteIndex":0},"citationItems":[{"id":1489,"uris":["http://zotero.org/users/2554431/items/V6R87NMT"],"uri":["http://zotero.org/users/2554431/items/V6R87NMT"],"itemData":{"id":1489,"type":"article-journal","title":"Estimating network structure from unreliable measurements","container-title":"Physical Review E","volume":"98","issue":"6","source":"Crossref","URL":"https://link.aps.org/doi/10.1103/PhysRevE.98.062321","DOI":"10.1103/PhysRevE.98.062321","ISSN":"2470-0045, 2470-0053","language":"en","author":[{"family":"Newman","given":"M. E. J."}],"issued":{"date-parts":[["2018",12,26]]},"accessed":{"date-parts":[["2019",4,5]]}}}],"schema":"https://github.com/citation-style-language/schema/raw/master/csl-citation.json"} </w:instrText>
        </w:r>
        <w:r w:rsidR="00217EB1" w:rsidDel="008F67FE">
          <w:fldChar w:fldCharType="separate"/>
        </w:r>
        <w:r w:rsidR="00217EB1" w:rsidRPr="00217EB1" w:rsidDel="008F67FE">
          <w:t>(borrowing from Newman, 2018)</w:t>
        </w:r>
        <w:r w:rsidR="00217EB1" w:rsidDel="008F67FE">
          <w:fldChar w:fldCharType="end"/>
        </w:r>
        <w:r w:rsidRPr="00263C3B" w:rsidDel="008F67FE">
          <w:t>, while seeing what are the network parameters under which one would be more desirable.</w:t>
        </w:r>
      </w:moveFrom>
    </w:p>
    <w:moveFromRangeEnd w:id="162"/>
    <w:p w14:paraId="27D30CEA" w14:textId="18CE78E8" w:rsidR="00DB2558" w:rsidRPr="00263C3B" w:rsidRDefault="00DB2558" w:rsidP="00DB2558">
      <w:r w:rsidRPr="00263C3B">
        <w:t xml:space="preserve">We considered a social group, studied through a constant method that record dyadic observations, without consideration for errors. We postulate that in this group, there is an individual characteristic that governs </w:t>
      </w:r>
      <w:r w:rsidR="00217EB1">
        <w:t xml:space="preserve">a node's </w:t>
      </w:r>
      <w:r w:rsidRPr="00263C3B">
        <w:t xml:space="preserve">probability of being observed in a dyad through this method. Therefore, a distribution of such individual probabilities can model an underlying phenomenon that shapes this group network. In practice, this could represent for instance the rank of an individual on a dominance-subordination scale, that can be positively associated with mounting occurrences in a sexual interaction network for instance </w:t>
      </w:r>
      <w:r w:rsidRPr="00263C3B">
        <w:fldChar w:fldCharType="begin"/>
      </w:r>
      <w:r w:rsidRPr="00263C3B">
        <w:instrText xml:space="preserve"> ADDIN ZOTERO_ITEM CSL_CITATION {"citationID":"7ldMgNyU","properties":{"custom":"(see for instance Cowlishaw and Dunbar, 1991)","formattedCitation":"(see for instance Cowlishaw and Dunbar, 1991)","plainCitation":"(see for instance Cowlishaw and Dunbar, 1991)","noteIndex":0},"citationItems":[{"id":1967,"uris":["http://zotero.org/users/2554431/items/SANB9XR7"],"uri":["http://zotero.org/users/2554431/items/SANB9XR7"],"itemData":{"id":1967,"type":"article-journal","title":"Dominance rank and mating success in male primates","container-title":"Animal Behaviour","page":"1045-1056","volume":"41","issue":"6","source":"DOI.org (Crossref)","abstract":"The claim that dominance rank determines male mating success in polygamous primate groups is controversial. One argument against the claim is that spurious correlations are often obtained between dominance rank and mating success as a result of the confounding effects of age. Mating data from 32 studies of primate behaviour, totalling 75 study groups, were collated to test this criticism and investigate the determinants of observed variation in the correlation coefficient values. Despite conflicting reports, a reliable positive relationship between male dominance rank and mating success amongst animals of the same age class is seen. Furthermore, the variation in correlation coefficient values is significantlynegatively related to the number of males in the group (the single exception being highly dimorphic primate species, where instead the correlation coefficient is positivelyrelated to the number of females). The intensity of the effect of the number of males is most severe in seasonal breeders. These results indicate that the relationship between dominance rank and mating success appears to be a function of the level of competition that males face in the group for access to cycling females. Data on genetic paternity indicate that these results hold even for absolute measures of reproductive success.","DOI":"10.1016/S0003-3472(05)80642-6","ISSN":"00033472","journalAbbreviation":"Animal Behaviour","language":"en","author":[{"family":"Cowlishaw","given":"Guy"},{"family":"Dunbar","given":"R.I.M."}],"issued":{"date-parts":[["1991",6]]}}}],"schema":"https://github.com/citation-style-language/schema/raw/master/csl-citation.json"} </w:instrText>
      </w:r>
      <w:r w:rsidRPr="00263C3B">
        <w:fldChar w:fldCharType="separate"/>
      </w:r>
      <w:r w:rsidRPr="00263C3B">
        <w:t>(see for instance Cowlishaw and Dunbar, 1991)</w:t>
      </w:r>
      <w:r w:rsidRPr="00263C3B">
        <w:fldChar w:fldCharType="end"/>
      </w:r>
      <w:r w:rsidR="00217EB1">
        <w:t>, thus making high ranking individuals more probably observed in sexual dyads</w:t>
      </w:r>
      <w:r w:rsidRPr="00263C3B">
        <w:t xml:space="preserve">. </w:t>
      </w:r>
    </w:p>
    <w:p w14:paraId="4DBBCAAC" w14:textId="77777777" w:rsidR="00C81F7E" w:rsidRPr="00263C3B" w:rsidRDefault="00C81F7E" w:rsidP="00C81F7E">
      <w:pPr>
        <w:pStyle w:val="Titre3"/>
      </w:pPr>
      <w:r w:rsidRPr="00263C3B">
        <w:t>Network generation</w:t>
      </w:r>
    </w:p>
    <w:p w14:paraId="66CB5A2B" w14:textId="2D5E6AB3" w:rsidR="00CC7B85" w:rsidRPr="00263C3B" w:rsidRDefault="008C5D75" w:rsidP="00C81F7E">
      <w:r w:rsidRPr="00263C3B">
        <w:t>We generated three kinds of undirected and weighted networks following the process recapitulated in</w:t>
      </w:r>
      <w:r w:rsidR="003D279F" w:rsidRPr="00263C3B">
        <w:t xml:space="preserve"> </w:t>
      </w:r>
      <w:r w:rsidR="003D279F" w:rsidRPr="00263C3B">
        <w:fldChar w:fldCharType="begin"/>
      </w:r>
      <w:r w:rsidR="003D279F" w:rsidRPr="00263C3B">
        <w:instrText xml:space="preserve"> REF _Ref18518222 \h </w:instrText>
      </w:r>
      <w:r w:rsidR="003D279F" w:rsidRPr="00263C3B">
        <w:fldChar w:fldCharType="separate"/>
      </w:r>
      <w:r w:rsidR="003D279F" w:rsidRPr="00263C3B">
        <w:t xml:space="preserve">Figure </w:t>
      </w:r>
      <w:r w:rsidR="003D279F" w:rsidRPr="00263C3B">
        <w:rPr>
          <w:noProof/>
        </w:rPr>
        <w:t>1</w:t>
      </w:r>
      <w:r w:rsidR="003D279F" w:rsidRPr="00263C3B">
        <w:fldChar w:fldCharType="end"/>
      </w:r>
      <w:r w:rsidRPr="00263C3B">
        <w:t>, with different combinations of the number of nodes</w:t>
      </w:r>
      <w:r w:rsidR="003D279F" w:rsidRPr="00263C3B">
        <w:t xml:space="preserve"> n</w:t>
      </w:r>
      <w:r w:rsidR="003D279F" w:rsidRPr="00263C3B">
        <w:rPr>
          <w:vertAlign w:val="subscript"/>
        </w:rPr>
        <w:t>id</w:t>
      </w:r>
      <w:r w:rsidRPr="00263C3B">
        <w:t xml:space="preserve"> in the network and the number of dyadic observations </w:t>
      </w:r>
      <w:r w:rsidR="003D279F" w:rsidRPr="00263C3B">
        <w:t>n</w:t>
      </w:r>
      <w:r w:rsidR="003D279F" w:rsidRPr="00263C3B">
        <w:rPr>
          <w:vertAlign w:val="subscript"/>
        </w:rPr>
        <w:t>obs</w:t>
      </w:r>
      <w:r w:rsidR="003D279F" w:rsidRPr="00263C3B">
        <w:t xml:space="preserve"> </w:t>
      </w:r>
      <w:r w:rsidRPr="00263C3B">
        <w:t>used to connect them. We randomly generated these lists of dyadic observations to mimic the process in which real-life scientists in ecology and evolution go from these observations to graphs that support their theoretical inferences</w:t>
      </w:r>
      <w:r w:rsidR="00C81F7E" w:rsidRPr="00263C3B">
        <w:t xml:space="preserve">. First, we generated 500 networks that serve as </w:t>
      </w:r>
      <w:r w:rsidR="00217EB1">
        <w:t xml:space="preserve">our </w:t>
      </w:r>
      <w:r w:rsidR="00C81F7E" w:rsidRPr="00263C3B">
        <w:t>ground truth</w:t>
      </w:r>
      <w:r w:rsidRPr="00263C3B">
        <w:t xml:space="preserve">, in the form of a </w:t>
      </w:r>
      <w:r w:rsidR="00C81F7E" w:rsidRPr="00263C3B">
        <w:t xml:space="preserve">distribution of networks that </w:t>
      </w:r>
      <w:r w:rsidR="00C81F7E" w:rsidRPr="00263C3B">
        <w:rPr>
          <w:i/>
          <w:iCs/>
        </w:rPr>
        <w:t>could</w:t>
      </w:r>
      <w:r w:rsidR="00C81F7E" w:rsidRPr="00263C3B">
        <w:t xml:space="preserve"> have been observed given the underlying phenomenon (</w:t>
      </w:r>
      <w:r w:rsidRPr="00263C3B">
        <w:t>the distribution of individual</w:t>
      </w:r>
      <w:r w:rsidR="00C81F7E" w:rsidRPr="00263C3B">
        <w:t xml:space="preserve"> probabilit</w:t>
      </w:r>
      <w:r w:rsidRPr="00263C3B">
        <w:t>ies</w:t>
      </w:r>
      <w:r w:rsidR="00C81F7E" w:rsidRPr="00263C3B">
        <w:t>) and simulation parameters</w:t>
      </w:r>
      <w:r w:rsidRPr="00263C3B">
        <w:t>. This first set</w:t>
      </w:r>
      <w:r w:rsidR="00C81F7E" w:rsidRPr="00263C3B">
        <w:t xml:space="preserve"> provi</w:t>
      </w:r>
      <w:r w:rsidRPr="00263C3B">
        <w:t>des</w:t>
      </w:r>
      <w:r w:rsidR="00C81F7E" w:rsidRPr="00263C3B">
        <w:t xml:space="preserve"> the best representation we could empirically have from a "true"</w:t>
      </w:r>
      <w:r w:rsidR="00CC6468">
        <w:t>,</w:t>
      </w:r>
      <w:r w:rsidR="00C81F7E" w:rsidRPr="00263C3B">
        <w:t xml:space="preserve"> </w:t>
      </w:r>
      <w:r w:rsidRPr="00263C3B">
        <w:t xml:space="preserve">theoretical, social </w:t>
      </w:r>
      <w:r w:rsidR="00C81F7E" w:rsidRPr="00263C3B">
        <w:t>network</w:t>
      </w:r>
      <w:r w:rsidRPr="00263C3B">
        <w:t xml:space="preserve"> we can never </w:t>
      </w:r>
      <w:r w:rsidR="00CC6468">
        <w:t xml:space="preserve">really </w:t>
      </w:r>
      <w:r w:rsidRPr="00263C3B">
        <w:t>know</w:t>
      </w:r>
      <w:r w:rsidR="00C81F7E" w:rsidRPr="00263C3B">
        <w:t>. Second, we generate one "observed</w:t>
      </w:r>
      <w:r w:rsidRPr="00263C3B">
        <w:t>"</w:t>
      </w:r>
      <w:r w:rsidR="00C81F7E" w:rsidRPr="00263C3B">
        <w:t xml:space="preserve"> list</w:t>
      </w:r>
      <w:r w:rsidRPr="00263C3B">
        <w:t xml:space="preserve"> of dyadic observations, simulati</w:t>
      </w:r>
      <w:r w:rsidR="00FC725F">
        <w:t>ng</w:t>
      </w:r>
      <w:r w:rsidRPr="00263C3B">
        <w:t xml:space="preserve"> </w:t>
      </w:r>
      <w:r w:rsidR="00C81F7E" w:rsidRPr="00263C3B">
        <w:lastRenderedPageBreak/>
        <w:t xml:space="preserve">the collection of </w:t>
      </w:r>
      <w:r w:rsidRPr="00263C3B">
        <w:t xml:space="preserve">a study's </w:t>
      </w:r>
      <w:r w:rsidR="00C81F7E" w:rsidRPr="00263C3B">
        <w:t xml:space="preserve">data. Observed list from which we generate a single </w:t>
      </w:r>
      <w:r w:rsidRPr="00263C3B">
        <w:t xml:space="preserve">observed </w:t>
      </w:r>
      <w:r w:rsidR="00C81F7E" w:rsidRPr="00263C3B">
        <w:t>network. Lastly, we perform a dyadic bootstrap on the observed list to resample 500 "bootstrapped" dyadic observation lists, from which we obtain 500 bootstrapped networks.</w:t>
      </w:r>
      <w:r w:rsidR="00281ED7" w:rsidRPr="00281ED7">
        <w:rPr>
          <w:noProof/>
        </w:rPr>
        <w:t xml:space="preserve"> </w:t>
      </w:r>
    </w:p>
    <w:p w14:paraId="166C70AB" w14:textId="55DE9CC7" w:rsidR="00214455" w:rsidRPr="00263C3B" w:rsidRDefault="007F5A17" w:rsidP="00214455">
      <w:pPr>
        <w:keepNext/>
      </w:pPr>
      <w:r w:rsidRPr="00263C3B">
        <w:rPr>
          <w:noProof/>
        </w:rPr>
        <mc:AlternateContent>
          <mc:Choice Requires="wps">
            <w:drawing>
              <wp:anchor distT="45720" distB="45720" distL="114300" distR="114300" simplePos="0" relativeHeight="251709440" behindDoc="0" locked="0" layoutInCell="1" allowOverlap="1" wp14:anchorId="58316804" wp14:editId="32B21E2F">
                <wp:simplePos x="0" y="0"/>
                <wp:positionH relativeFrom="column">
                  <wp:posOffset>3335655</wp:posOffset>
                </wp:positionH>
                <wp:positionV relativeFrom="paragraph">
                  <wp:posOffset>539115</wp:posOffset>
                </wp:positionV>
                <wp:extent cx="685800" cy="1404620"/>
                <wp:effectExtent l="0" t="0" r="0" b="5715"/>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14:paraId="5834B739" w14:textId="4A431F68" w:rsidR="006E4431" w:rsidRPr="00CC7B85" w:rsidRDefault="006E4431" w:rsidP="007F5A17">
                            <w:pPr>
                              <w:jc w:val="center"/>
                              <w:rPr>
                                <w:rFonts w:ascii="Segoe UI Semilight" w:hAnsi="Segoe UI Semilight" w:cs="Segoe UI Semilight"/>
                                <w:i/>
                                <w:iCs/>
                                <w:sz w:val="16"/>
                                <w:szCs w:val="16"/>
                                <w:lang w:val="fr-FR"/>
                              </w:rPr>
                            </w:pPr>
                            <w:r w:rsidRPr="00CC7B85">
                              <w:rPr>
                                <w:rFonts w:ascii="Segoe UI Semilight" w:hAnsi="Segoe UI Semilight" w:cs="Segoe UI Semilight"/>
                                <w:i/>
                                <w:iCs/>
                                <w:sz w:val="16"/>
                                <w:szCs w:val="16"/>
                                <w:lang w:val="fr-FR"/>
                              </w:rPr>
                              <w:t>x 5</w:t>
                            </w:r>
                            <w:r>
                              <w:rPr>
                                <w:rFonts w:ascii="Segoe UI Semilight" w:hAnsi="Segoe UI Semilight" w:cs="Segoe UI Semilight"/>
                                <w:i/>
                                <w:iCs/>
                                <w:sz w:val="16"/>
                                <w:szCs w:val="16"/>
                                <w:lang w:val="fr-FR"/>
                              </w:rPr>
                              <w:t>00</w:t>
                            </w:r>
                            <w:r>
                              <w:rPr>
                                <w:rFonts w:ascii="Segoe UI Semilight" w:hAnsi="Segoe UI Semilight" w:cs="Segoe UI Semilight"/>
                                <w:i/>
                                <w:iCs/>
                                <w:sz w:val="16"/>
                                <w:szCs w:val="16"/>
                                <w:vertAlign w:val="superscript"/>
                                <w:lang w:val="fr-FR"/>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316804" id="_x0000_t202" coordsize="21600,21600" o:spt="202" path="m,l,21600r21600,l21600,xe">
                <v:stroke joinstyle="miter"/>
                <v:path gradientshapeok="t" o:connecttype="rect"/>
              </v:shapetype>
              <v:shape id="Zone de texte 2" o:spid="_x0000_s1026" type="#_x0000_t202" style="position:absolute;left:0;text-align:left;margin-left:262.65pt;margin-top:42.45pt;width:54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" filled="f" stroked="f">
                <v:textbox style="mso-fit-shape-to-text:t">
                  <w:txbxContent>
                    <w:p w14:paraId="5834B739" w14:textId="4A431F68" w:rsidR="006E4431" w:rsidRPr="00CC7B85" w:rsidRDefault="006E4431" w:rsidP="007F5A17">
                      <w:pPr>
                        <w:jc w:val="center"/>
                        <w:rPr>
                          <w:rFonts w:ascii="Segoe UI Semilight" w:hAnsi="Segoe UI Semilight" w:cs="Segoe UI Semilight"/>
                          <w:i/>
                          <w:iCs/>
                          <w:sz w:val="16"/>
                          <w:szCs w:val="16"/>
                          <w:lang w:val="fr-FR"/>
                        </w:rPr>
                      </w:pPr>
                      <w:r w:rsidRPr="00CC7B85">
                        <w:rPr>
                          <w:rFonts w:ascii="Segoe UI Semilight" w:hAnsi="Segoe UI Semilight" w:cs="Segoe UI Semilight"/>
                          <w:i/>
                          <w:iCs/>
                          <w:sz w:val="16"/>
                          <w:szCs w:val="16"/>
                          <w:lang w:val="fr-FR"/>
                        </w:rPr>
                        <w:t>x 5</w:t>
                      </w:r>
                      <w:r>
                        <w:rPr>
                          <w:rFonts w:ascii="Segoe UI Semilight" w:hAnsi="Segoe UI Semilight" w:cs="Segoe UI Semilight"/>
                          <w:i/>
                          <w:iCs/>
                          <w:sz w:val="16"/>
                          <w:szCs w:val="16"/>
                          <w:lang w:val="fr-FR"/>
                        </w:rPr>
                        <w:t>00</w:t>
                      </w:r>
                      <w:r>
                        <w:rPr>
                          <w:rFonts w:ascii="Segoe UI Semilight" w:hAnsi="Segoe UI Semilight" w:cs="Segoe UI Semilight"/>
                          <w:i/>
                          <w:iCs/>
                          <w:sz w:val="16"/>
                          <w:szCs w:val="16"/>
                          <w:vertAlign w:val="superscript"/>
                          <w:lang w:val="fr-FR"/>
                        </w:rPr>
                        <w:t>b</w:t>
                      </w:r>
                    </w:p>
                  </w:txbxContent>
                </v:textbox>
              </v:shape>
            </w:pict>
          </mc:Fallback>
        </mc:AlternateContent>
      </w:r>
      <w:r w:rsidRPr="00263C3B">
        <w:rPr>
          <w:noProof/>
        </w:rPr>
        <mc:AlternateContent>
          <mc:Choice Requires="wps">
            <w:drawing>
              <wp:anchor distT="45720" distB="45720" distL="114300" distR="114300" simplePos="0" relativeHeight="251707392" behindDoc="0" locked="0" layoutInCell="1" allowOverlap="1" wp14:anchorId="145DC60A" wp14:editId="5B8A4DE1">
                <wp:simplePos x="0" y="0"/>
                <wp:positionH relativeFrom="column">
                  <wp:posOffset>4133932</wp:posOffset>
                </wp:positionH>
                <wp:positionV relativeFrom="paragraph">
                  <wp:posOffset>1288352</wp:posOffset>
                </wp:positionV>
                <wp:extent cx="633742" cy="1404620"/>
                <wp:effectExtent l="0" t="0" r="0" b="5715"/>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42" cy="1404620"/>
                        </a:xfrm>
                        <a:prstGeom prst="rect">
                          <a:avLst/>
                        </a:prstGeom>
                        <a:noFill/>
                        <a:ln w="9525">
                          <a:noFill/>
                          <a:miter lim="800000"/>
                          <a:headEnd/>
                          <a:tailEnd/>
                        </a:ln>
                      </wps:spPr>
                      <wps:txbx>
                        <w:txbxContent>
                          <w:p w14:paraId="2B6FBD28" w14:textId="50B82937" w:rsidR="006E4431" w:rsidRPr="00CC7B85" w:rsidRDefault="006E4431" w:rsidP="007F5A17">
                            <w:pPr>
                              <w:jc w:val="center"/>
                              <w:rPr>
                                <w:rFonts w:ascii="Segoe UI Semilight" w:hAnsi="Segoe UI Semilight" w:cs="Segoe UI Semilight"/>
                                <w:i/>
                                <w:iCs/>
                                <w:sz w:val="16"/>
                                <w:szCs w:val="16"/>
                                <w:lang w:val="fr-FR"/>
                              </w:rPr>
                            </w:pPr>
                            <w:r w:rsidRPr="00CC7B85">
                              <w:rPr>
                                <w:rFonts w:ascii="Segoe UI Semilight" w:hAnsi="Segoe UI Semilight" w:cs="Segoe UI Semilight"/>
                                <w:i/>
                                <w:iCs/>
                                <w:sz w:val="16"/>
                                <w:szCs w:val="16"/>
                                <w:lang w:val="fr-FR"/>
                              </w:rPr>
                              <w:t>x 5</w:t>
                            </w:r>
                            <w:r>
                              <w:rPr>
                                <w:rFonts w:ascii="Segoe UI Semilight" w:hAnsi="Segoe UI Semilight" w:cs="Segoe UI Semilight"/>
                                <w:i/>
                                <w:iCs/>
                                <w:sz w:val="16"/>
                                <w:szCs w:val="16"/>
                                <w:lang w:val="fr-FR"/>
                              </w:rPr>
                              <w:t>00</w:t>
                            </w:r>
                            <w:r>
                              <w:rPr>
                                <w:rFonts w:ascii="Segoe UI Semilight" w:hAnsi="Segoe UI Semilight" w:cs="Segoe UI Semilight"/>
                                <w:i/>
                                <w:iCs/>
                                <w:sz w:val="16"/>
                                <w:szCs w:val="16"/>
                                <w:vertAlign w:val="superscript"/>
                                <w:lang w:val="fr-FR"/>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5DC60A" id="_x0000_s1027" type="#_x0000_t202" style="position:absolute;left:0;text-align:left;margin-left:325.5pt;margin-top:101.45pt;width:49.9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" filled="f" stroked="f">
                <v:textbox style="mso-fit-shape-to-text:t">
                  <w:txbxContent>
                    <w:p w14:paraId="2B6FBD28" w14:textId="50B82937" w:rsidR="006E4431" w:rsidRPr="00CC7B85" w:rsidRDefault="006E4431" w:rsidP="007F5A17">
                      <w:pPr>
                        <w:jc w:val="center"/>
                        <w:rPr>
                          <w:rFonts w:ascii="Segoe UI Semilight" w:hAnsi="Segoe UI Semilight" w:cs="Segoe UI Semilight"/>
                          <w:i/>
                          <w:iCs/>
                          <w:sz w:val="16"/>
                          <w:szCs w:val="16"/>
                          <w:lang w:val="fr-FR"/>
                        </w:rPr>
                      </w:pPr>
                      <w:r w:rsidRPr="00CC7B85">
                        <w:rPr>
                          <w:rFonts w:ascii="Segoe UI Semilight" w:hAnsi="Segoe UI Semilight" w:cs="Segoe UI Semilight"/>
                          <w:i/>
                          <w:iCs/>
                          <w:sz w:val="16"/>
                          <w:szCs w:val="16"/>
                          <w:lang w:val="fr-FR"/>
                        </w:rPr>
                        <w:t>x 5</w:t>
                      </w:r>
                      <w:r>
                        <w:rPr>
                          <w:rFonts w:ascii="Segoe UI Semilight" w:hAnsi="Segoe UI Semilight" w:cs="Segoe UI Semilight"/>
                          <w:i/>
                          <w:iCs/>
                          <w:sz w:val="16"/>
                          <w:szCs w:val="16"/>
                          <w:lang w:val="fr-FR"/>
                        </w:rPr>
                        <w:t>00</w:t>
                      </w:r>
                      <w:r>
                        <w:rPr>
                          <w:rFonts w:ascii="Segoe UI Semilight" w:hAnsi="Segoe UI Semilight" w:cs="Segoe UI Semilight"/>
                          <w:i/>
                          <w:iCs/>
                          <w:sz w:val="16"/>
                          <w:szCs w:val="16"/>
                          <w:vertAlign w:val="superscript"/>
                          <w:lang w:val="fr-FR"/>
                        </w:rPr>
                        <w:t>c</w:t>
                      </w:r>
                    </w:p>
                  </w:txbxContent>
                </v:textbox>
              </v:shape>
            </w:pict>
          </mc:Fallback>
        </mc:AlternateContent>
      </w:r>
      <w:r w:rsidR="00281ED7" w:rsidRPr="00281ED7">
        <w:rPr>
          <w:noProof/>
        </w:rPr>
        <w:drawing>
          <wp:anchor distT="0" distB="0" distL="114300" distR="114300" simplePos="0" relativeHeight="251701248" behindDoc="0" locked="0" layoutInCell="1" allowOverlap="1" wp14:anchorId="7EE60A1A" wp14:editId="0B95E61F">
            <wp:simplePos x="0" y="0"/>
            <wp:positionH relativeFrom="column">
              <wp:posOffset>2585456</wp:posOffset>
            </wp:positionH>
            <wp:positionV relativeFrom="paragraph">
              <wp:posOffset>1357961</wp:posOffset>
            </wp:positionV>
            <wp:extent cx="274010" cy="533682"/>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010" cy="533682"/>
                    </a:xfrm>
                    <a:prstGeom prst="rect">
                      <a:avLst/>
                    </a:prstGeom>
                  </pic:spPr>
                </pic:pic>
              </a:graphicData>
            </a:graphic>
            <wp14:sizeRelH relativeFrom="margin">
              <wp14:pctWidth>0</wp14:pctWidth>
            </wp14:sizeRelH>
            <wp14:sizeRelV relativeFrom="margin">
              <wp14:pctHeight>0</wp14:pctHeight>
            </wp14:sizeRelV>
          </wp:anchor>
        </w:drawing>
      </w:r>
      <w:r w:rsidR="00281ED7" w:rsidRPr="00263C3B">
        <w:rPr>
          <w:noProof/>
        </w:rPr>
        <mc:AlternateContent>
          <mc:Choice Requires="wps">
            <w:drawing>
              <wp:anchor distT="45720" distB="45720" distL="114300" distR="114300" simplePos="0" relativeHeight="251700224" behindDoc="0" locked="0" layoutInCell="1" allowOverlap="1" wp14:anchorId="097EEED7" wp14:editId="443EA5BE">
                <wp:simplePos x="0" y="0"/>
                <wp:positionH relativeFrom="column">
                  <wp:posOffset>1420812</wp:posOffset>
                </wp:positionH>
                <wp:positionV relativeFrom="paragraph">
                  <wp:posOffset>962978</wp:posOffset>
                </wp:positionV>
                <wp:extent cx="1228854" cy="1404620"/>
                <wp:effectExtent l="0" t="0" r="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28854" cy="1404620"/>
                        </a:xfrm>
                        <a:prstGeom prst="rect">
                          <a:avLst/>
                        </a:prstGeom>
                        <a:noFill/>
                        <a:ln w="9525">
                          <a:noFill/>
                          <a:miter lim="800000"/>
                          <a:headEnd/>
                          <a:tailEnd/>
                        </a:ln>
                      </wps:spPr>
                      <wps:txbx>
                        <w:txbxContent>
                          <w:p w14:paraId="01DD1255" w14:textId="77777777" w:rsidR="006E4431" w:rsidRPr="0045108A" w:rsidRDefault="006E4431" w:rsidP="00281ED7">
                            <w:pPr>
                              <w:jc w:val="center"/>
                              <w:rPr>
                                <w:rFonts w:ascii="Segoe UI Semilight" w:hAnsi="Segoe UI Semilight" w:cs="Segoe UI Semilight"/>
                                <w:i/>
                                <w:iCs/>
                                <w:sz w:val="16"/>
                                <w:szCs w:val="16"/>
                              </w:rPr>
                            </w:pPr>
                            <w:r w:rsidRPr="0045108A">
                              <w:rPr>
                                <w:rFonts w:ascii="Segoe UI Semilight" w:hAnsi="Segoe UI Semilight" w:cs="Segoe UI Semilight"/>
                                <w:i/>
                                <w:iCs/>
                                <w:sz w:val="16"/>
                                <w:szCs w:val="16"/>
                              </w:rPr>
                              <w:t>Probability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97EEED7" id="_x0000_s1028" type="#_x0000_t202" style="position:absolute;left:0;text-align:left;margin-left:111.85pt;margin-top:75.85pt;width:96.75pt;height:110.6pt;rotation:-90;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" filled="f" stroked="f">
                <v:textbox style="mso-fit-shape-to-text:t">
                  <w:txbxContent>
                    <w:p w14:paraId="01DD1255" w14:textId="77777777" w:rsidR="006E4431" w:rsidRPr="0045108A" w:rsidRDefault="006E4431" w:rsidP="00281ED7">
                      <w:pPr>
                        <w:jc w:val="center"/>
                        <w:rPr>
                          <w:rFonts w:ascii="Segoe UI Semilight" w:hAnsi="Segoe UI Semilight" w:cs="Segoe UI Semilight"/>
                          <w:i/>
                          <w:iCs/>
                          <w:sz w:val="16"/>
                          <w:szCs w:val="16"/>
                        </w:rPr>
                      </w:pPr>
                      <w:r w:rsidRPr="0045108A">
                        <w:rPr>
                          <w:rFonts w:ascii="Segoe UI Semilight" w:hAnsi="Segoe UI Semilight" w:cs="Segoe UI Semilight"/>
                          <w:i/>
                          <w:iCs/>
                          <w:sz w:val="16"/>
                          <w:szCs w:val="16"/>
                        </w:rPr>
                        <w:t>Probability</w:t>
                      </w:r>
                    </w:p>
                  </w:txbxContent>
                </v:textbox>
              </v:shape>
            </w:pict>
          </mc:Fallback>
        </mc:AlternateContent>
      </w:r>
      <w:r w:rsidR="00281ED7" w:rsidRPr="00263C3B">
        <w:rPr>
          <w:noProof/>
        </w:rPr>
        <mc:AlternateContent>
          <mc:Choice Requires="wps">
            <w:drawing>
              <wp:anchor distT="45720" distB="45720" distL="114300" distR="114300" simplePos="0" relativeHeight="251698176" behindDoc="0" locked="0" layoutInCell="1" allowOverlap="1" wp14:anchorId="27799201" wp14:editId="3EE5E4B1">
                <wp:simplePos x="0" y="0"/>
                <wp:positionH relativeFrom="column">
                  <wp:posOffset>1614805</wp:posOffset>
                </wp:positionH>
                <wp:positionV relativeFrom="paragraph">
                  <wp:posOffset>1820545</wp:posOffset>
                </wp:positionV>
                <wp:extent cx="424816" cy="363856"/>
                <wp:effectExtent l="0" t="0" r="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6" cy="363856"/>
                        </a:xfrm>
                        <a:prstGeom prst="rect">
                          <a:avLst/>
                        </a:prstGeom>
                        <a:noFill/>
                        <a:ln w="9525">
                          <a:noFill/>
                          <a:miter lim="800000"/>
                          <a:headEnd/>
                          <a:tailEnd/>
                        </a:ln>
                      </wps:spPr>
                      <wps:txbx>
                        <w:txbxContent>
                          <w:p w14:paraId="5A1798CA" w14:textId="77777777" w:rsidR="006E4431" w:rsidRPr="0045108A" w:rsidRDefault="006E4431" w:rsidP="00281ED7">
                            <w:pPr>
                              <w:jc w:val="center"/>
                              <w:rPr>
                                <w:rFonts w:ascii="Segoe UI Semilight" w:hAnsi="Segoe UI Semilight" w:cs="Segoe UI Semilight"/>
                                <w:i/>
                                <w:iCs/>
                                <w:sz w:val="16"/>
                                <w:szCs w:val="16"/>
                              </w:rPr>
                            </w:pPr>
                            <w:r w:rsidRPr="0045108A">
                              <w:rPr>
                                <w:rFonts w:ascii="Segoe UI Semilight" w:hAnsi="Segoe UI Semilight" w:cs="Segoe UI Semilight"/>
                                <w:i/>
                                <w:iCs/>
                                <w:sz w:val="16"/>
                                <w:szCs w:val="16"/>
                              </w:rPr>
                              <w:t>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99201" id="_x0000_s1029" type="#_x0000_t202" style="position:absolute;left:0;text-align:left;margin-left:127.15pt;margin-top:143.35pt;width:33.45pt;height:28.6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" filled="f" stroked="f">
                <v:textbox>
                  <w:txbxContent>
                    <w:p w14:paraId="5A1798CA" w14:textId="77777777" w:rsidR="006E4431" w:rsidRPr="0045108A" w:rsidRDefault="006E4431" w:rsidP="00281ED7">
                      <w:pPr>
                        <w:jc w:val="center"/>
                        <w:rPr>
                          <w:rFonts w:ascii="Segoe UI Semilight" w:hAnsi="Segoe UI Semilight" w:cs="Segoe UI Semilight"/>
                          <w:i/>
                          <w:iCs/>
                          <w:sz w:val="16"/>
                          <w:szCs w:val="16"/>
                        </w:rPr>
                      </w:pPr>
                      <w:r w:rsidRPr="0045108A">
                        <w:rPr>
                          <w:rFonts w:ascii="Segoe UI Semilight" w:hAnsi="Segoe UI Semilight" w:cs="Segoe UI Semilight"/>
                          <w:i/>
                          <w:iCs/>
                          <w:sz w:val="16"/>
                          <w:szCs w:val="16"/>
                        </w:rPr>
                        <w:t>node</w:t>
                      </w:r>
                    </w:p>
                  </w:txbxContent>
                </v:textbox>
              </v:shape>
            </w:pict>
          </mc:Fallback>
        </mc:AlternateContent>
      </w:r>
      <w:r w:rsidR="00281ED7" w:rsidRPr="00263C3B">
        <w:rPr>
          <w:noProof/>
        </w:rPr>
        <mc:AlternateContent>
          <mc:Choice Requires="wps">
            <w:drawing>
              <wp:anchor distT="45720" distB="45720" distL="114300" distR="114300" simplePos="0" relativeHeight="251693056" behindDoc="0" locked="0" layoutInCell="1" allowOverlap="1" wp14:anchorId="03BFBD2B" wp14:editId="381872F1">
                <wp:simplePos x="0" y="0"/>
                <wp:positionH relativeFrom="column">
                  <wp:posOffset>509905</wp:posOffset>
                </wp:positionH>
                <wp:positionV relativeFrom="paragraph">
                  <wp:posOffset>1818640</wp:posOffset>
                </wp:positionV>
                <wp:extent cx="424816" cy="363856"/>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6" cy="363856"/>
                        </a:xfrm>
                        <a:prstGeom prst="rect">
                          <a:avLst/>
                        </a:prstGeom>
                        <a:noFill/>
                        <a:ln w="9525">
                          <a:noFill/>
                          <a:miter lim="800000"/>
                          <a:headEnd/>
                          <a:tailEnd/>
                        </a:ln>
                      </wps:spPr>
                      <wps:txbx>
                        <w:txbxContent>
                          <w:p w14:paraId="656B26CC" w14:textId="20321798" w:rsidR="006E4431" w:rsidRPr="0045108A" w:rsidRDefault="006E4431" w:rsidP="0045108A">
                            <w:pPr>
                              <w:jc w:val="center"/>
                              <w:rPr>
                                <w:rFonts w:ascii="Segoe UI Semilight" w:hAnsi="Segoe UI Semilight" w:cs="Segoe UI Semilight"/>
                                <w:i/>
                                <w:iCs/>
                                <w:sz w:val="16"/>
                                <w:szCs w:val="16"/>
                              </w:rPr>
                            </w:pPr>
                            <w:r w:rsidRPr="0045108A">
                              <w:rPr>
                                <w:rFonts w:ascii="Segoe UI Semilight" w:hAnsi="Segoe UI Semilight" w:cs="Segoe UI Semilight"/>
                                <w:i/>
                                <w:iCs/>
                                <w:sz w:val="16"/>
                                <w:szCs w:val="16"/>
                              </w:rPr>
                              <w:t>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FBD2B" id="_x0000_s1030" type="#_x0000_t202" style="position:absolute;left:0;text-align:left;margin-left:40.15pt;margin-top:143.2pt;width:33.45pt;height:28.6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" filled="f" stroked="f">
                <v:textbox>
                  <w:txbxContent>
                    <w:p w14:paraId="656B26CC" w14:textId="20321798" w:rsidR="006E4431" w:rsidRPr="0045108A" w:rsidRDefault="006E4431" w:rsidP="0045108A">
                      <w:pPr>
                        <w:jc w:val="center"/>
                        <w:rPr>
                          <w:rFonts w:ascii="Segoe UI Semilight" w:hAnsi="Segoe UI Semilight" w:cs="Segoe UI Semilight"/>
                          <w:i/>
                          <w:iCs/>
                          <w:sz w:val="16"/>
                          <w:szCs w:val="16"/>
                        </w:rPr>
                      </w:pPr>
                      <w:r w:rsidRPr="0045108A">
                        <w:rPr>
                          <w:rFonts w:ascii="Segoe UI Semilight" w:hAnsi="Segoe UI Semilight" w:cs="Segoe UI Semilight"/>
                          <w:i/>
                          <w:iCs/>
                          <w:sz w:val="16"/>
                          <w:szCs w:val="16"/>
                        </w:rPr>
                        <w:t>node</w:t>
                      </w:r>
                    </w:p>
                  </w:txbxContent>
                </v:textbox>
              </v:shape>
            </w:pict>
          </mc:Fallback>
        </mc:AlternateContent>
      </w:r>
      <w:r w:rsidR="0045108A" w:rsidRPr="0045108A">
        <w:rPr>
          <w:noProof/>
        </w:rPr>
        <w:drawing>
          <wp:anchor distT="0" distB="0" distL="114300" distR="114300" simplePos="0" relativeHeight="251696128" behindDoc="0" locked="0" layoutInCell="1" allowOverlap="1" wp14:anchorId="7AFA6790" wp14:editId="50B1E261">
            <wp:simplePos x="0" y="0"/>
            <wp:positionH relativeFrom="margin">
              <wp:posOffset>1544320</wp:posOffset>
            </wp:positionH>
            <wp:positionV relativeFrom="paragraph">
              <wp:posOffset>1481455</wp:posOffset>
            </wp:positionV>
            <wp:extent cx="558800" cy="404648"/>
            <wp:effectExtent l="0" t="0" r="0" b="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800" cy="404648"/>
                    </a:xfrm>
                    <a:prstGeom prst="rect">
                      <a:avLst/>
                    </a:prstGeom>
                  </pic:spPr>
                </pic:pic>
              </a:graphicData>
            </a:graphic>
            <wp14:sizeRelH relativeFrom="margin">
              <wp14:pctWidth>0</wp14:pctWidth>
            </wp14:sizeRelH>
            <wp14:sizeRelV relativeFrom="margin">
              <wp14:pctHeight>0</wp14:pctHeight>
            </wp14:sizeRelV>
          </wp:anchor>
        </w:drawing>
      </w:r>
      <w:r w:rsidR="0045108A" w:rsidRPr="00263C3B">
        <w:rPr>
          <w:noProof/>
        </w:rPr>
        <mc:AlternateContent>
          <mc:Choice Requires="wps">
            <w:drawing>
              <wp:anchor distT="45720" distB="45720" distL="114300" distR="114300" simplePos="0" relativeHeight="251695104" behindDoc="0" locked="0" layoutInCell="1" allowOverlap="1" wp14:anchorId="7AB18D11" wp14:editId="5A24B9D6">
                <wp:simplePos x="0" y="0"/>
                <wp:positionH relativeFrom="column">
                  <wp:posOffset>330058</wp:posOffset>
                </wp:positionH>
                <wp:positionV relativeFrom="paragraph">
                  <wp:posOffset>990907</wp:posOffset>
                </wp:positionV>
                <wp:extent cx="1228854" cy="1404620"/>
                <wp:effectExtent l="0" t="0" r="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28854" cy="1404620"/>
                        </a:xfrm>
                        <a:prstGeom prst="rect">
                          <a:avLst/>
                        </a:prstGeom>
                        <a:noFill/>
                        <a:ln w="9525">
                          <a:noFill/>
                          <a:miter lim="800000"/>
                          <a:headEnd/>
                          <a:tailEnd/>
                        </a:ln>
                      </wps:spPr>
                      <wps:txbx>
                        <w:txbxContent>
                          <w:p w14:paraId="47DC2061" w14:textId="447B0C98" w:rsidR="006E4431" w:rsidRPr="0045108A" w:rsidRDefault="006E4431" w:rsidP="0045108A">
                            <w:pPr>
                              <w:jc w:val="center"/>
                              <w:rPr>
                                <w:rFonts w:ascii="Segoe UI Semilight" w:hAnsi="Segoe UI Semilight" w:cs="Segoe UI Semilight"/>
                                <w:i/>
                                <w:iCs/>
                                <w:sz w:val="16"/>
                                <w:szCs w:val="16"/>
                              </w:rPr>
                            </w:pPr>
                            <w:r w:rsidRPr="0045108A">
                              <w:rPr>
                                <w:rFonts w:ascii="Segoe UI Semilight" w:hAnsi="Segoe UI Semilight" w:cs="Segoe UI Semilight"/>
                                <w:i/>
                                <w:iCs/>
                                <w:sz w:val="16"/>
                                <w:szCs w:val="16"/>
                              </w:rPr>
                              <w:t>Probability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B18D11" id="_x0000_s1031" type="#_x0000_t202" style="position:absolute;left:0;text-align:left;margin-left:26pt;margin-top:78pt;width:96.75pt;height:110.6pt;rotation:-90;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" filled="f" stroked="f">
                <v:textbox style="mso-fit-shape-to-text:t">
                  <w:txbxContent>
                    <w:p w14:paraId="47DC2061" w14:textId="447B0C98" w:rsidR="006E4431" w:rsidRPr="0045108A" w:rsidRDefault="006E4431" w:rsidP="0045108A">
                      <w:pPr>
                        <w:jc w:val="center"/>
                        <w:rPr>
                          <w:rFonts w:ascii="Segoe UI Semilight" w:hAnsi="Segoe UI Semilight" w:cs="Segoe UI Semilight"/>
                          <w:i/>
                          <w:iCs/>
                          <w:sz w:val="16"/>
                          <w:szCs w:val="16"/>
                        </w:rPr>
                      </w:pPr>
                      <w:r w:rsidRPr="0045108A">
                        <w:rPr>
                          <w:rFonts w:ascii="Segoe UI Semilight" w:hAnsi="Segoe UI Semilight" w:cs="Segoe UI Semilight"/>
                          <w:i/>
                          <w:iCs/>
                          <w:sz w:val="16"/>
                          <w:szCs w:val="16"/>
                        </w:rPr>
                        <w:t>Probability</w:t>
                      </w:r>
                    </w:p>
                  </w:txbxContent>
                </v:textbox>
              </v:shape>
            </w:pict>
          </mc:Fallback>
        </mc:AlternateContent>
      </w:r>
      <w:r w:rsidR="0045108A" w:rsidRPr="0045108A">
        <w:rPr>
          <w:noProof/>
        </w:rPr>
        <w:drawing>
          <wp:anchor distT="0" distB="0" distL="114300" distR="114300" simplePos="0" relativeHeight="251691008" behindDoc="0" locked="0" layoutInCell="1" allowOverlap="1" wp14:anchorId="34B9F47F" wp14:editId="06B6DE07">
            <wp:simplePos x="0" y="0"/>
            <wp:positionH relativeFrom="column">
              <wp:posOffset>441960</wp:posOffset>
            </wp:positionH>
            <wp:positionV relativeFrom="paragraph">
              <wp:posOffset>1416685</wp:posOffset>
            </wp:positionV>
            <wp:extent cx="560816" cy="476430"/>
            <wp:effectExtent l="0" t="0" r="0" b="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816" cy="476430"/>
                    </a:xfrm>
                    <a:prstGeom prst="rect">
                      <a:avLst/>
                    </a:prstGeom>
                  </pic:spPr>
                </pic:pic>
              </a:graphicData>
            </a:graphic>
            <wp14:sizeRelH relativeFrom="margin">
              <wp14:pctWidth>0</wp14:pctWidth>
            </wp14:sizeRelH>
            <wp14:sizeRelV relativeFrom="margin">
              <wp14:pctHeight>0</wp14:pctHeight>
            </wp14:sizeRelV>
          </wp:anchor>
        </w:drawing>
      </w:r>
      <w:r w:rsidR="00B3723B" w:rsidRPr="00263C3B">
        <w:rPr>
          <w:noProof/>
        </w:rPr>
        <mc:AlternateContent>
          <mc:Choice Requires="wps">
            <w:drawing>
              <wp:anchor distT="0" distB="0" distL="114300" distR="114300" simplePos="0" relativeHeight="251659264" behindDoc="0" locked="0" layoutInCell="1" allowOverlap="1" wp14:anchorId="6DA170B1" wp14:editId="7C74A733">
                <wp:simplePos x="0" y="0"/>
                <wp:positionH relativeFrom="column">
                  <wp:posOffset>4166870</wp:posOffset>
                </wp:positionH>
                <wp:positionV relativeFrom="paragraph">
                  <wp:posOffset>1326832</wp:posOffset>
                </wp:positionV>
                <wp:extent cx="0" cy="190279"/>
                <wp:effectExtent l="76200" t="0" r="57150" b="57785"/>
                <wp:wrapNone/>
                <wp:docPr id="18" name="Connecteur droit avec flèche 18"/>
                <wp:cNvGraphicFramePr/>
                <a:graphic xmlns:a="http://schemas.openxmlformats.org/drawingml/2006/main">
                  <a:graphicData uri="http://schemas.microsoft.com/office/word/2010/wordprocessingShape">
                    <wps:wsp>
                      <wps:cNvCnPr/>
                      <wps:spPr>
                        <a:xfrm>
                          <a:off x="0" y="0"/>
                          <a:ext cx="0" cy="19027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9B20C" id="_x0000_t32" coordsize="21600,21600" o:spt="32" o:oned="t" path="m,l21600,21600e" filled="f">
                <v:path arrowok="t" fillok="f" o:connecttype="none"/>
                <o:lock v:ext="edit" shapetype="t"/>
              </v:shapetype>
              <v:shape id="Connecteur droit avec flèche 18" o:spid="_x0000_s1026" type="#_x0000_t32" style="position:absolute;margin-left:328.1pt;margin-top:104.45pt;width:0;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" strokecolor="black [3213]" strokeweight="1pt">
                <v:stroke endarrow="block" joinstyle="miter"/>
              </v:shape>
            </w:pict>
          </mc:Fallback>
        </mc:AlternateContent>
      </w:r>
      <w:r w:rsidR="00B3723B" w:rsidRPr="00263C3B">
        <w:rPr>
          <w:noProof/>
        </w:rPr>
        <mc:AlternateContent>
          <mc:Choice Requires="wps">
            <w:drawing>
              <wp:anchor distT="45720" distB="45720" distL="114300" distR="114300" simplePos="0" relativeHeight="251663360" behindDoc="0" locked="0" layoutInCell="1" allowOverlap="1" wp14:anchorId="25588D02" wp14:editId="26E9DA87">
                <wp:simplePos x="0" y="0"/>
                <wp:positionH relativeFrom="column">
                  <wp:posOffset>3166428</wp:posOffset>
                </wp:positionH>
                <wp:positionV relativeFrom="paragraph">
                  <wp:posOffset>1080135</wp:posOffset>
                </wp:positionV>
                <wp:extent cx="490537" cy="1404620"/>
                <wp:effectExtent l="0" t="0" r="0" b="5715"/>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 cy="1404620"/>
                        </a:xfrm>
                        <a:prstGeom prst="rect">
                          <a:avLst/>
                        </a:prstGeom>
                        <a:noFill/>
                        <a:ln w="9525">
                          <a:noFill/>
                          <a:miter lim="800000"/>
                          <a:headEnd/>
                          <a:tailEnd/>
                        </a:ln>
                      </wps:spPr>
                      <wps:txbx>
                        <w:txbxContent>
                          <w:p w14:paraId="571E0D77" w14:textId="66EF5AE8" w:rsidR="006E4431" w:rsidRPr="00CC7B85" w:rsidRDefault="006E4431" w:rsidP="00CC7B85">
                            <w:pPr>
                              <w:jc w:val="center"/>
                              <w:rPr>
                                <w:rFonts w:ascii="Segoe UI Semilight" w:hAnsi="Segoe UI Semilight" w:cs="Segoe UI Semilight"/>
                                <w:i/>
                                <w:iCs/>
                                <w:sz w:val="16"/>
                                <w:szCs w:val="16"/>
                                <w:lang w:val="fr-FR"/>
                              </w:rPr>
                            </w:pPr>
                            <w:r w:rsidRPr="00CC7B85">
                              <w:rPr>
                                <w:rFonts w:ascii="Segoe UI Semilight" w:hAnsi="Segoe UI Semilight" w:cs="Segoe UI Semilight"/>
                                <w:i/>
                                <w:iCs/>
                                <w:sz w:val="16"/>
                                <w:szCs w:val="16"/>
                                <w:lang w:val="fr-FR"/>
                              </w:rPr>
                              <w:t>x 5</w:t>
                            </w:r>
                            <w:r>
                              <w:rPr>
                                <w:rFonts w:ascii="Segoe UI Semilight" w:hAnsi="Segoe UI Semilight" w:cs="Segoe UI Semilight"/>
                                <w:i/>
                                <w:iCs/>
                                <w:sz w:val="16"/>
                                <w:szCs w:val="16"/>
                                <w:vertAlign w:val="superscript"/>
                                <w:lang w:val="fr-FR"/>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88D02" id="_x0000_s1032" type="#_x0000_t202" style="position:absolute;left:0;text-align:left;margin-left:249.35pt;margin-top:85.05pt;width:38.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" filled="f" stroked="f">
                <v:textbox style="mso-fit-shape-to-text:t">
                  <w:txbxContent>
                    <w:p w14:paraId="571E0D77" w14:textId="66EF5AE8" w:rsidR="006E4431" w:rsidRPr="00CC7B85" w:rsidRDefault="006E4431" w:rsidP="00CC7B85">
                      <w:pPr>
                        <w:jc w:val="center"/>
                        <w:rPr>
                          <w:rFonts w:ascii="Segoe UI Semilight" w:hAnsi="Segoe UI Semilight" w:cs="Segoe UI Semilight"/>
                          <w:i/>
                          <w:iCs/>
                          <w:sz w:val="16"/>
                          <w:szCs w:val="16"/>
                          <w:lang w:val="fr-FR"/>
                        </w:rPr>
                      </w:pPr>
                      <w:r w:rsidRPr="00CC7B85">
                        <w:rPr>
                          <w:rFonts w:ascii="Segoe UI Semilight" w:hAnsi="Segoe UI Semilight" w:cs="Segoe UI Semilight"/>
                          <w:i/>
                          <w:iCs/>
                          <w:sz w:val="16"/>
                          <w:szCs w:val="16"/>
                          <w:lang w:val="fr-FR"/>
                        </w:rPr>
                        <w:t>x 5</w:t>
                      </w:r>
                      <w:r>
                        <w:rPr>
                          <w:rFonts w:ascii="Segoe UI Semilight" w:hAnsi="Segoe UI Semilight" w:cs="Segoe UI Semilight"/>
                          <w:i/>
                          <w:iCs/>
                          <w:sz w:val="16"/>
                          <w:szCs w:val="16"/>
                          <w:vertAlign w:val="superscript"/>
                          <w:lang w:val="fr-FR"/>
                        </w:rPr>
                        <w:t>b</w:t>
                      </w:r>
                    </w:p>
                  </w:txbxContent>
                </v:textbox>
              </v:shape>
            </w:pict>
          </mc:Fallback>
        </mc:AlternateContent>
      </w:r>
      <w:r w:rsidR="00B3723B" w:rsidRPr="00263C3B">
        <w:rPr>
          <w:noProof/>
        </w:rPr>
        <mc:AlternateContent>
          <mc:Choice Requires="wps">
            <w:drawing>
              <wp:anchor distT="45720" distB="45720" distL="114300" distR="114300" simplePos="0" relativeHeight="251665408" behindDoc="0" locked="0" layoutInCell="1" allowOverlap="1" wp14:anchorId="6D0D0898" wp14:editId="3F107778">
                <wp:simplePos x="0" y="0"/>
                <wp:positionH relativeFrom="column">
                  <wp:posOffset>1409700</wp:posOffset>
                </wp:positionH>
                <wp:positionV relativeFrom="paragraph">
                  <wp:posOffset>1018540</wp:posOffset>
                </wp:positionV>
                <wp:extent cx="838200" cy="1404620"/>
                <wp:effectExtent l="0" t="0" r="0" b="381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7808569A" w14:textId="3C7D05EA" w:rsidR="006E4431" w:rsidRPr="00263C3B" w:rsidRDefault="006E4431" w:rsidP="00263C3B">
                            <w:pPr>
                              <w:jc w:val="center"/>
                              <w:rPr>
                                <w:rFonts w:ascii="Segoe UI Semilight" w:hAnsi="Segoe UI Semilight" w:cs="Segoe UI Semilight"/>
                                <w:i/>
                                <w:iCs/>
                                <w:sz w:val="16"/>
                                <w:szCs w:val="16"/>
                              </w:rPr>
                            </w:pPr>
                            <w:r w:rsidRPr="00263C3B">
                              <w:rPr>
                                <w:rFonts w:ascii="Segoe UI Semilight" w:hAnsi="Segoe UI Semilight" w:cs="Segoe UI Semilight"/>
                                <w:i/>
                                <w:iCs/>
                                <w:sz w:val="16"/>
                                <w:szCs w:val="16"/>
                              </w:rPr>
                              <w:t xml:space="preserve">probability </w:t>
                            </w:r>
                            <w:r>
                              <w:rPr>
                                <w:rFonts w:ascii="Segoe UI Semilight" w:hAnsi="Segoe UI Semilight" w:cs="Segoe UI Semilight"/>
                                <w:i/>
                                <w:iCs/>
                                <w:sz w:val="16"/>
                                <w:szCs w:val="16"/>
                              </w:rPr>
                              <w:t>deviation x 5</w:t>
                            </w:r>
                            <w:r>
                              <w:rPr>
                                <w:rFonts w:ascii="Segoe UI Semilight" w:hAnsi="Segoe UI Semilight" w:cs="Segoe UI Semilight"/>
                                <w:i/>
                                <w:iCs/>
                                <w:sz w:val="16"/>
                                <w:szCs w:val="16"/>
                                <w:vertAlign w:val="superscript"/>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D0898" id="_x0000_s1033" type="#_x0000_t202" style="position:absolute;left:0;text-align:left;margin-left:111pt;margin-top:80.2pt;width:6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" filled="f" stroked="f">
                <v:textbox style="mso-fit-shape-to-text:t">
                  <w:txbxContent>
                    <w:p w14:paraId="7808569A" w14:textId="3C7D05EA" w:rsidR="006E4431" w:rsidRPr="00263C3B" w:rsidRDefault="006E4431" w:rsidP="00263C3B">
                      <w:pPr>
                        <w:jc w:val="center"/>
                        <w:rPr>
                          <w:rFonts w:ascii="Segoe UI Semilight" w:hAnsi="Segoe UI Semilight" w:cs="Segoe UI Semilight"/>
                          <w:i/>
                          <w:iCs/>
                          <w:sz w:val="16"/>
                          <w:szCs w:val="16"/>
                        </w:rPr>
                      </w:pPr>
                      <w:r w:rsidRPr="00263C3B">
                        <w:rPr>
                          <w:rFonts w:ascii="Segoe UI Semilight" w:hAnsi="Segoe UI Semilight" w:cs="Segoe UI Semilight"/>
                          <w:i/>
                          <w:iCs/>
                          <w:sz w:val="16"/>
                          <w:szCs w:val="16"/>
                        </w:rPr>
                        <w:t xml:space="preserve">probability </w:t>
                      </w:r>
                      <w:r>
                        <w:rPr>
                          <w:rFonts w:ascii="Segoe UI Semilight" w:hAnsi="Segoe UI Semilight" w:cs="Segoe UI Semilight"/>
                          <w:i/>
                          <w:iCs/>
                          <w:sz w:val="16"/>
                          <w:szCs w:val="16"/>
                        </w:rPr>
                        <w:t>deviation x 5</w:t>
                      </w:r>
                      <w:r>
                        <w:rPr>
                          <w:rFonts w:ascii="Segoe UI Semilight" w:hAnsi="Segoe UI Semilight" w:cs="Segoe UI Semilight"/>
                          <w:i/>
                          <w:iCs/>
                          <w:sz w:val="16"/>
                          <w:szCs w:val="16"/>
                          <w:vertAlign w:val="superscript"/>
                        </w:rPr>
                        <w:t>a</w:t>
                      </w:r>
                    </w:p>
                  </w:txbxContent>
                </v:textbox>
              </v:shape>
            </w:pict>
          </mc:Fallback>
        </mc:AlternateContent>
      </w:r>
      <w:r w:rsidR="008C5D75" w:rsidRPr="00263C3B">
        <w:rPr>
          <w:noProof/>
        </w:rPr>
        <w:drawing>
          <wp:inline distT="0" distB="0" distL="0" distR="0" wp14:anchorId="1750C6E9" wp14:editId="347F004E">
            <wp:extent cx="5738400" cy="2077200"/>
            <wp:effectExtent l="0" t="0" r="15240" b="18415"/>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F45A05E" w14:textId="59D668B0" w:rsidR="008C5D75" w:rsidRPr="00B92E26" w:rsidRDefault="00214455" w:rsidP="00263C3B">
      <w:pPr>
        <w:pStyle w:val="Legendwithsublegend"/>
        <w:rPr>
          <w:color w:val="262626" w:themeColor="text1" w:themeTint="D9"/>
        </w:rPr>
      </w:pPr>
      <w:bookmarkStart w:id="164" w:name="_Ref18518222"/>
      <w:commentRangeStart w:id="165"/>
      <w:r w:rsidRPr="00B92E26">
        <w:rPr>
          <w:color w:val="262626" w:themeColor="text1" w:themeTint="D9"/>
        </w:rPr>
        <w:t xml:space="preserve">Figure </w:t>
      </w:r>
      <w:r w:rsidRPr="00B92E26">
        <w:rPr>
          <w:color w:val="262626" w:themeColor="text1" w:themeTint="D9"/>
        </w:rPr>
        <w:fldChar w:fldCharType="begin"/>
      </w:r>
      <w:r w:rsidRPr="00B92E26">
        <w:rPr>
          <w:color w:val="262626" w:themeColor="text1" w:themeTint="D9"/>
        </w:rPr>
        <w:instrText xml:space="preserve"> SEQ Figure \* ARABIC </w:instrText>
      </w:r>
      <w:r w:rsidRPr="00B92E26">
        <w:rPr>
          <w:color w:val="262626" w:themeColor="text1" w:themeTint="D9"/>
        </w:rPr>
        <w:fldChar w:fldCharType="separate"/>
      </w:r>
      <w:r w:rsidR="005F1F87">
        <w:rPr>
          <w:noProof/>
          <w:color w:val="262626" w:themeColor="text1" w:themeTint="D9"/>
        </w:rPr>
        <w:t>1</w:t>
      </w:r>
      <w:r w:rsidRPr="00B92E26">
        <w:rPr>
          <w:color w:val="262626" w:themeColor="text1" w:themeTint="D9"/>
        </w:rPr>
        <w:fldChar w:fldCharType="end"/>
      </w:r>
      <w:bookmarkEnd w:id="164"/>
      <w:r w:rsidRPr="00B92E26">
        <w:rPr>
          <w:color w:val="262626" w:themeColor="text1" w:themeTint="D9"/>
        </w:rPr>
        <w:t xml:space="preserve"> </w:t>
      </w:r>
      <w:r w:rsidR="003D279F" w:rsidRPr="00B92E26">
        <w:rPr>
          <w:color w:val="262626" w:themeColor="text1" w:themeTint="D9"/>
        </w:rPr>
        <w:t xml:space="preserve">simulated </w:t>
      </w:r>
      <w:r w:rsidRPr="00B92E26">
        <w:rPr>
          <w:color w:val="262626" w:themeColor="text1" w:themeTint="D9"/>
        </w:rPr>
        <w:t>network generation process</w:t>
      </w:r>
      <w:commentRangeEnd w:id="165"/>
      <w:r w:rsidR="0002190F">
        <w:rPr>
          <w:rStyle w:val="Marquedecommentaire"/>
          <w:b w:val="0"/>
          <w:bCs w:val="0"/>
          <w:i w:val="0"/>
          <w:iCs w:val="0"/>
          <w:color w:val="auto"/>
        </w:rPr>
        <w:commentReference w:id="165"/>
      </w:r>
      <w:r w:rsidR="00CC7B85" w:rsidRPr="00B92E26">
        <w:rPr>
          <w:color w:val="262626" w:themeColor="text1" w:themeTint="D9"/>
        </w:rPr>
        <w:t>.</w:t>
      </w:r>
    </w:p>
    <w:p w14:paraId="7F1A1F91" w14:textId="37C87019" w:rsidR="00CC7B85" w:rsidRPr="00B92E26" w:rsidRDefault="00263C3B" w:rsidP="00CC7B85">
      <w:pPr>
        <w:pStyle w:val="Secondarylegend"/>
        <w:rPr>
          <w:color w:val="262626" w:themeColor="text1" w:themeTint="D9"/>
        </w:rPr>
      </w:pPr>
      <w:r w:rsidRPr="00B92E26">
        <w:rPr>
          <w:color w:val="262626" w:themeColor="text1" w:themeTint="D9"/>
        </w:rPr>
        <w:t>17 combinations of simulation parameters were chosen with (</w:t>
      </w:r>
      <w:r w:rsidR="007F5A17">
        <w:rPr>
          <w:color w:val="262626" w:themeColor="text1" w:themeTint="D9"/>
        </w:rPr>
        <w:t>1</w:t>
      </w:r>
      <w:r w:rsidRPr="00B92E26">
        <w:rPr>
          <w:color w:val="262626" w:themeColor="text1" w:themeTint="D9"/>
        </w:rPr>
        <w:t>) joint variation of both n</w:t>
      </w:r>
      <w:r w:rsidRPr="00B92E26">
        <w:rPr>
          <w:color w:val="262626" w:themeColor="text1" w:themeTint="D9"/>
          <w:vertAlign w:val="subscript"/>
        </w:rPr>
        <w:t>id</w:t>
      </w:r>
      <w:r w:rsidRPr="00B92E26">
        <w:rPr>
          <w:color w:val="262626" w:themeColor="text1" w:themeTint="D9"/>
        </w:rPr>
        <w:t xml:space="preserve"> and n</w:t>
      </w:r>
      <w:r w:rsidRPr="00B92E26">
        <w:rPr>
          <w:color w:val="262626" w:themeColor="text1" w:themeTint="D9"/>
          <w:vertAlign w:val="subscript"/>
        </w:rPr>
        <w:t>obs</w:t>
      </w:r>
      <w:r w:rsidRPr="00B92E26">
        <w:rPr>
          <w:color w:val="262626" w:themeColor="text1" w:themeTint="D9"/>
        </w:rPr>
        <w:t xml:space="preserve"> (n</w:t>
      </w:r>
      <w:r w:rsidRPr="00B92E26">
        <w:rPr>
          <w:color w:val="262626" w:themeColor="text1" w:themeTint="D9"/>
          <w:vertAlign w:val="subscript"/>
        </w:rPr>
        <w:t>id</w:t>
      </w:r>
      <w:r w:rsidRPr="00B92E26">
        <w:rPr>
          <w:color w:val="262626" w:themeColor="text1" w:themeTint="D9"/>
        </w:rPr>
        <w:t>/n</w:t>
      </w:r>
      <w:r w:rsidRPr="00B92E26">
        <w:rPr>
          <w:color w:val="262626" w:themeColor="text1" w:themeTint="D9"/>
          <w:vertAlign w:val="subscript"/>
        </w:rPr>
        <w:t>obs</w:t>
      </w:r>
      <w:r w:rsidRPr="00B92E26">
        <w:rPr>
          <w:color w:val="262626" w:themeColor="text1" w:themeTint="D9"/>
        </w:rPr>
        <w:t xml:space="preserve"> = 50), (</w:t>
      </w:r>
      <w:r w:rsidR="007F5A17">
        <w:rPr>
          <w:color w:val="262626" w:themeColor="text1" w:themeTint="D9"/>
        </w:rPr>
        <w:t>2</w:t>
      </w:r>
      <w:r w:rsidRPr="00B92E26">
        <w:rPr>
          <w:color w:val="262626" w:themeColor="text1" w:themeTint="D9"/>
        </w:rPr>
        <w:t>) increasing of n</w:t>
      </w:r>
      <w:r w:rsidRPr="00B92E26">
        <w:rPr>
          <w:color w:val="262626" w:themeColor="text1" w:themeTint="D9"/>
          <w:vertAlign w:val="subscript"/>
        </w:rPr>
        <w:t>id</w:t>
      </w:r>
      <w:r w:rsidRPr="00B92E26">
        <w:rPr>
          <w:color w:val="262626" w:themeColor="text1" w:themeTint="D9"/>
        </w:rPr>
        <w:t xml:space="preserve"> with a high and constant n</w:t>
      </w:r>
      <w:r w:rsidRPr="00B92E26">
        <w:rPr>
          <w:color w:val="262626" w:themeColor="text1" w:themeTint="D9"/>
          <w:vertAlign w:val="subscript"/>
        </w:rPr>
        <w:t>obs</w:t>
      </w:r>
      <w:r w:rsidRPr="00B92E26">
        <w:rPr>
          <w:color w:val="262626" w:themeColor="text1" w:themeTint="D9"/>
        </w:rPr>
        <w:t xml:space="preserve"> = 50000, (</w:t>
      </w:r>
      <w:r w:rsidR="007F5A17">
        <w:rPr>
          <w:color w:val="262626" w:themeColor="text1" w:themeTint="D9"/>
        </w:rPr>
        <w:t>3</w:t>
      </w:r>
      <w:r w:rsidRPr="00B92E26">
        <w:rPr>
          <w:color w:val="262626" w:themeColor="text1" w:themeTint="D9"/>
        </w:rPr>
        <w:t>) increasing of n</w:t>
      </w:r>
      <w:r w:rsidRPr="00B92E26">
        <w:rPr>
          <w:color w:val="262626" w:themeColor="text1" w:themeTint="D9"/>
          <w:vertAlign w:val="subscript"/>
        </w:rPr>
        <w:t>obs</w:t>
      </w:r>
      <w:r w:rsidRPr="00B92E26">
        <w:rPr>
          <w:color w:val="262626" w:themeColor="text1" w:themeTint="D9"/>
        </w:rPr>
        <w:t xml:space="preserve"> and constant intermediate n</w:t>
      </w:r>
      <w:r w:rsidRPr="00B92E26">
        <w:rPr>
          <w:color w:val="262626" w:themeColor="text1" w:themeTint="D9"/>
          <w:vertAlign w:val="subscript"/>
        </w:rPr>
        <w:t>id</w:t>
      </w:r>
      <w:r w:rsidRPr="00B92E26">
        <w:rPr>
          <w:color w:val="262626" w:themeColor="text1" w:themeTint="D9"/>
        </w:rPr>
        <w:t xml:space="preserve"> = 50. </w:t>
      </w:r>
      <w:r w:rsidR="007F5A17">
        <w:rPr>
          <w:color w:val="262626" w:themeColor="text1" w:themeTint="D9"/>
          <w:vertAlign w:val="superscript"/>
        </w:rPr>
        <w:t>a</w:t>
      </w:r>
      <w:r w:rsidRPr="00B92E26">
        <w:rPr>
          <w:color w:val="262626" w:themeColor="text1" w:themeTint="D9"/>
        </w:rPr>
        <w:t xml:space="preserve">: </w:t>
      </w:r>
      <w:r w:rsidR="007F5A17">
        <w:rPr>
          <w:color w:val="262626" w:themeColor="text1" w:themeTint="D9"/>
        </w:rPr>
        <w:t>A</w:t>
      </w:r>
      <w:r w:rsidR="00B3723B" w:rsidRPr="00B92E26">
        <w:rPr>
          <w:color w:val="262626" w:themeColor="text1" w:themeTint="D9"/>
        </w:rPr>
        <w:t xml:space="preserve"> random deviation was added to each node </w:t>
      </w:r>
      <w:r w:rsidRPr="00B92E26">
        <w:rPr>
          <w:color w:val="262626" w:themeColor="text1" w:themeTint="D9"/>
        </w:rPr>
        <w:t>probabilit</w:t>
      </w:r>
      <w:r w:rsidR="00B3723B" w:rsidRPr="00B92E26">
        <w:rPr>
          <w:color w:val="262626" w:themeColor="text1" w:themeTint="D9"/>
        </w:rPr>
        <w:t xml:space="preserve">y of a given distribution and for a given set of parameters, inducing some individual variation around the distribution. </w:t>
      </w:r>
      <w:r w:rsidR="007F5A17">
        <w:rPr>
          <w:color w:val="262626" w:themeColor="text1" w:themeTint="D9"/>
          <w:vertAlign w:val="superscript"/>
        </w:rPr>
        <w:t>b</w:t>
      </w:r>
      <w:r w:rsidR="007F5A17">
        <w:rPr>
          <w:color w:val="262626" w:themeColor="text1" w:themeTint="D9"/>
        </w:rPr>
        <w:t xml:space="preserve">: </w:t>
      </w:r>
      <w:r w:rsidR="00B3723B" w:rsidRPr="00B92E26">
        <w:rPr>
          <w:color w:val="262626" w:themeColor="text1" w:themeTint="D9"/>
        </w:rPr>
        <w:t>From each of the 5 distributions on which deviation was applied, 500 ground truth lists were generated, as well as 5 single observed lists</w:t>
      </w:r>
      <w:r w:rsidR="00B92E26" w:rsidRPr="00B92E26">
        <w:rPr>
          <w:color w:val="262626" w:themeColor="text1" w:themeTint="D9"/>
        </w:rPr>
        <w:t>, referred to as trials</w:t>
      </w:r>
      <w:r w:rsidR="00B3723B" w:rsidRPr="00B92E26">
        <w:rPr>
          <w:color w:val="262626" w:themeColor="text1" w:themeTint="D9"/>
        </w:rPr>
        <w:t>.</w:t>
      </w:r>
      <w:r w:rsidR="00B92E26" w:rsidRPr="00B92E26">
        <w:rPr>
          <w:color w:val="262626" w:themeColor="text1" w:themeTint="D9"/>
        </w:rPr>
        <w:t xml:space="preserve"> </w:t>
      </w:r>
      <w:r w:rsidR="007F5A17">
        <w:rPr>
          <w:color w:val="262626" w:themeColor="text1" w:themeTint="D9"/>
          <w:vertAlign w:val="superscript"/>
        </w:rPr>
        <w:t>c</w:t>
      </w:r>
      <w:r w:rsidR="007F5A17">
        <w:rPr>
          <w:color w:val="262626" w:themeColor="text1" w:themeTint="D9"/>
        </w:rPr>
        <w:t xml:space="preserve">: </w:t>
      </w:r>
      <w:r w:rsidR="00B92E26" w:rsidRPr="00B92E26">
        <w:rPr>
          <w:color w:val="262626" w:themeColor="text1" w:themeTint="D9"/>
        </w:rPr>
        <w:t>For each trial, a bootstrap is performed, generating 500 bootstrapped lists (c.f. main text and supplementary material).</w:t>
      </w:r>
      <w:r w:rsidR="0045108A" w:rsidRPr="0045108A">
        <w:rPr>
          <w:noProof/>
        </w:rPr>
        <w:t xml:space="preserve"> </w:t>
      </w:r>
    </w:p>
    <w:p w14:paraId="58014D6F" w14:textId="456C4E09" w:rsidR="00C81F7E" w:rsidRPr="00263C3B" w:rsidRDefault="00C81F7E" w:rsidP="003D279F">
      <w:r w:rsidRPr="00263C3B">
        <w:t>A bootstrap is a resampling method where datapoints of a dataset are resampled with replacement</w:t>
      </w:r>
      <w:r w:rsidR="003D279F" w:rsidRPr="00263C3B">
        <w:t>.</w:t>
      </w:r>
      <w:r w:rsidRPr="00263C3B">
        <w:t xml:space="preserve"> </w:t>
      </w:r>
      <w:r w:rsidR="003D279F" w:rsidRPr="00263C3B">
        <w:t>From the original dataset, a datapoint – in our case a dyad</w:t>
      </w:r>
      <w:r w:rsidR="00AD57D2" w:rsidRPr="00263C3B">
        <w:t>ic observation – is randomly drawn, considering each datapoint equiprobable and independent.</w:t>
      </w:r>
      <w:r w:rsidR="003D279F" w:rsidRPr="00263C3B">
        <w:t xml:space="preserve"> </w:t>
      </w:r>
      <w:r w:rsidR="00AD57D2" w:rsidRPr="00263C3B">
        <w:t>This process is repeated a number of time equal to the number of datapoint</w:t>
      </w:r>
      <w:r w:rsidR="00CC6468">
        <w:t>s</w:t>
      </w:r>
      <w:r w:rsidR="00AD57D2" w:rsidRPr="00263C3B">
        <w:t xml:space="preserve"> </w:t>
      </w:r>
      <w:r w:rsidR="00CC6468">
        <w:t xml:space="preserve">in </w:t>
      </w:r>
      <w:r w:rsidR="00AD57D2" w:rsidRPr="00263C3B">
        <w:t>the original dataset – in our case n</w:t>
      </w:r>
      <w:r w:rsidR="00AD57D2" w:rsidRPr="00263C3B">
        <w:rPr>
          <w:vertAlign w:val="subscript"/>
        </w:rPr>
        <w:t>obs</w:t>
      </w:r>
      <w:r w:rsidR="00AD57D2" w:rsidRPr="00263C3B">
        <w:t xml:space="preserve"> times. This produce a bootstrapped resampled dataset of same size, likely to be close to the original, but with </w:t>
      </w:r>
      <w:commentRangeStart w:id="166"/>
      <w:r w:rsidR="00AD57D2" w:rsidRPr="00263C3B">
        <w:t xml:space="preserve">probable </w:t>
      </w:r>
      <w:commentRangeEnd w:id="166"/>
      <w:r w:rsidR="00CC6468">
        <w:rPr>
          <w:rStyle w:val="Marquedecommentaire"/>
        </w:rPr>
        <w:commentReference w:id="166"/>
      </w:r>
      <w:r w:rsidR="00AD57D2" w:rsidRPr="00263C3B">
        <w:t xml:space="preserve">variations driven by the original data. Several hundred of these resampled </w:t>
      </w:r>
      <w:r w:rsidR="0073648E" w:rsidRPr="00263C3B">
        <w:t>datasets</w:t>
      </w:r>
      <w:r w:rsidR="00AD57D2" w:rsidRPr="00263C3B">
        <w:t xml:space="preserve"> – in our case 500 bootstrapped lists – are generated, from which properties, statistics, etc.</w:t>
      </w:r>
      <w:r w:rsidR="00FC725F">
        <w:t>,</w:t>
      </w:r>
      <w:r w:rsidR="00AD57D2" w:rsidRPr="00263C3B">
        <w:t xml:space="preserve"> can be calculated, providing a distribution of probable values. Thus, such a bootstrap can provide</w:t>
      </w:r>
      <w:r w:rsidR="003D279F" w:rsidRPr="00263C3B">
        <w:t xml:space="preserve"> </w:t>
      </w:r>
      <w:r w:rsidR="00AD57D2" w:rsidRPr="00263C3B">
        <w:t>a</w:t>
      </w:r>
      <w:r w:rsidR="00FC725F">
        <w:t xml:space="preserve"> data-driven</w:t>
      </w:r>
      <w:r w:rsidR="00AD57D2" w:rsidRPr="00263C3B">
        <w:t xml:space="preserve"> assessment </w:t>
      </w:r>
      <w:r w:rsidR="00FC725F">
        <w:t xml:space="preserve">of </w:t>
      </w:r>
      <w:r w:rsidR="00AD57D2" w:rsidRPr="00263C3B">
        <w:t xml:space="preserve">network measures uncertainty, through confidence intervals for instance, or </w:t>
      </w:r>
      <w:r w:rsidR="00CC6468">
        <w:t xml:space="preserve">provide </w:t>
      </w:r>
      <w:r w:rsidR="00AD57D2" w:rsidRPr="00263C3B">
        <w:t>whole distribution</w:t>
      </w:r>
      <w:r w:rsidR="00CC6468">
        <w:t>s</w:t>
      </w:r>
      <w:r w:rsidR="00AD57D2" w:rsidRPr="00263C3B">
        <w:t xml:space="preserve">. </w:t>
      </w:r>
      <w:r w:rsidR="0073648E" w:rsidRPr="00263C3B">
        <w:t>Note that our method here consider a dyadic observation as one datapoint</w:t>
      </w:r>
      <w:r w:rsidR="00CC6468">
        <w:t>.</w:t>
      </w:r>
      <w:r w:rsidR="0073648E" w:rsidRPr="00263C3B">
        <w:t xml:space="preserve"> Lusseau and colleagues </w:t>
      </w:r>
      <w:r w:rsidR="0073648E" w:rsidRPr="00263C3B">
        <w:fldChar w:fldCharType="begin"/>
      </w:r>
      <w:r w:rsidR="0073648E" w:rsidRPr="00263C3B">
        <w:instrText xml:space="preserve"> ADDIN ZOTERO_ITEM CSL_CITATION {"citationID":"Jgk9ojcH","properties":{"formattedCitation":"(2009)","plainCitation":"(2009)","noteIndex":0},"citationItems":[{"id":1577,"uris":["http://zotero.org/users/2554431/items/JDL6HRQP"],"uri":["http://zotero.org/users/2554431/items/JDL6HRQP"],"itemData":{"id":1577,"type":"article-journal","title":"Incorporating uncertainty into the study of animal social networks","container-title":"arXiv:0903.1519 [physics, q-bio]","source":"arXiv.org","abstract":"Over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societies.","URL":"http://arxiv.org/abs/0903.1519","note":"arXiv: 0903.1519","author":[{"family":"Lusseau","given":"David"},{"family":"Whitehead","given":"Hal"},{"family":"Gero","given":"Shane"}],"issued":{"date-parts":[["2009",3,9]]},"accessed":{"date-parts":[["2019",4,17]]}},"suppress-author":true}],"schema":"https://github.com/citation-style-language/schema/raw/master/csl-citation.json"} </w:instrText>
      </w:r>
      <w:r w:rsidR="0073648E" w:rsidRPr="00263C3B">
        <w:fldChar w:fldCharType="separate"/>
      </w:r>
      <w:r w:rsidR="0073648E" w:rsidRPr="00263C3B">
        <w:t>(2009)</w:t>
      </w:r>
      <w:r w:rsidR="0073648E" w:rsidRPr="00263C3B">
        <w:fldChar w:fldCharType="end"/>
      </w:r>
      <w:r w:rsidR="0073648E" w:rsidRPr="00263C3B">
        <w:t xml:space="preserve"> and Farine and Strandburg-Peshkin </w:t>
      </w:r>
      <w:r w:rsidR="0073648E" w:rsidRPr="00263C3B">
        <w:fldChar w:fldCharType="begin"/>
      </w:r>
      <w:r w:rsidR="0073648E" w:rsidRPr="00263C3B">
        <w:instrText xml:space="preserve"> ADDIN ZOTERO_ITEM CSL_CITATION {"citationID":"emqa47Ji","properties":{"formattedCitation":"(2015)","plainCitation":"(2015)","noteIndex":0},"citationItems":[{"id":1962,"uris":["http://zotero.org/users/2554431/items/5UB4EKAG"],"uri":["http://zotero.org/users/2554431/items/5UB4EKAG"],"itemData":{"id":1962,"type":"article-journal","title":"Estimating uncertainty and reliability of social network data using Bayesian inference","container-title":"Royal Society Open Science","page":"150367","volume":"2","issue":"9","source":"DOI.org (Crossref)","DOI":"10.1098/rsos.150367","ISSN":"2054-5703, 2054-5703","journalAbbreviation":"R. Soc. open sci.","language":"en","author":[{"family":"Farine","given":"Damien R."},{"family":"Strandburg-Peshkin","given":"Ariana"}],"issued":{"date-parts":[["2015",9]]}},"suppress-author":true}],"schema":"https://github.com/citation-style-language/schema/raw/master/csl-citation.json"} </w:instrText>
      </w:r>
      <w:r w:rsidR="0073648E" w:rsidRPr="00263C3B">
        <w:fldChar w:fldCharType="separate"/>
      </w:r>
      <w:r w:rsidR="0073648E" w:rsidRPr="00263C3B">
        <w:t>(2015)</w:t>
      </w:r>
      <w:r w:rsidR="0073648E" w:rsidRPr="00263C3B">
        <w:fldChar w:fldCharType="end"/>
      </w:r>
      <w:r w:rsidR="00CC6468">
        <w:t>, who relied on comparable non-parametric bootstrap for uncertainty estimation,</w:t>
      </w:r>
      <w:r w:rsidR="0073648E" w:rsidRPr="00263C3B">
        <w:t xml:space="preserve"> </w:t>
      </w:r>
      <w:r w:rsidR="00CC6468">
        <w:t xml:space="preserve">used animal </w:t>
      </w:r>
      <w:r w:rsidR="0073648E" w:rsidRPr="00263C3B">
        <w:t xml:space="preserve">clusters and sampling periods </w:t>
      </w:r>
      <w:r w:rsidR="00CC6468">
        <w:t xml:space="preserve">as their datapoints, </w:t>
      </w:r>
      <w:r w:rsidR="0073648E" w:rsidRPr="00263C3B">
        <w:t>respectively. This has to do with our case study ultimately relying on focal scan sampling (</w:t>
      </w:r>
      <w:r w:rsidR="00CC6468">
        <w:t xml:space="preserve">that </w:t>
      </w:r>
      <w:r w:rsidR="0073648E" w:rsidRPr="00263C3B">
        <w:t>produce</w:t>
      </w:r>
      <w:r w:rsidR="00CC6468">
        <w:t>s</w:t>
      </w:r>
      <w:r w:rsidR="0073648E" w:rsidRPr="00263C3B">
        <w:t xml:space="preserve"> sort of "egocentric" scans), whereas these previous studies involved group scan sampling (</w:t>
      </w:r>
      <w:r w:rsidR="00CC6468">
        <w:t xml:space="preserve">recording </w:t>
      </w:r>
      <w:r w:rsidR="0073648E" w:rsidRPr="00263C3B">
        <w:t>all associations happening in a group during one scan).</w:t>
      </w:r>
      <w:r w:rsidR="00FC725F">
        <w:t xml:space="preserve"> Also, assuming independence of dyadic observations thus implies considering all observations as simultaneous</w:t>
      </w:r>
      <w:r w:rsidR="00CC6468">
        <w:t>, or at least losing the temporal scale</w:t>
      </w:r>
      <w:r w:rsidR="00FC725F">
        <w:t>.</w:t>
      </w:r>
    </w:p>
    <w:p w14:paraId="572C5CA3" w14:textId="7CB93FF8" w:rsidR="00C81F7E" w:rsidRPr="00263C3B" w:rsidRDefault="00C81F7E" w:rsidP="00C81F7E">
      <w:commentRangeStart w:id="167"/>
      <w:r w:rsidRPr="00263C3B">
        <w:t>We generated these 500 + 1 +</w:t>
      </w:r>
      <w:r w:rsidR="00CC7B85" w:rsidRPr="00263C3B">
        <w:t xml:space="preserve"> </w:t>
      </w:r>
      <w:r w:rsidRPr="00263C3B">
        <w:t>500</w:t>
      </w:r>
      <w:r w:rsidR="00CC7B85" w:rsidRPr="00263C3B">
        <w:t xml:space="preserve"> =</w:t>
      </w:r>
      <w:r w:rsidRPr="00263C3B">
        <w:t xml:space="preserve"> 1001 networks with different combinations of parameters where</w:t>
      </w:r>
      <w:r w:rsidR="00CC7B85" w:rsidRPr="00263C3B">
        <w:t>:</w:t>
      </w:r>
      <w:r w:rsidRPr="00263C3B">
        <w:t xml:space="preserve"> (</w:t>
      </w:r>
      <w:r w:rsidR="007F5A17">
        <w:t>1</w:t>
      </w:r>
      <w:r w:rsidRPr="00263C3B">
        <w:t>) the number of nodes n</w:t>
      </w:r>
      <w:r w:rsidRPr="00263C3B">
        <w:rPr>
          <w:vertAlign w:val="subscript"/>
        </w:rPr>
        <w:t>id</w:t>
      </w:r>
      <w:r w:rsidRPr="00263C3B">
        <w:t xml:space="preserve"> and the number of observations n</w:t>
      </w:r>
      <w:r w:rsidRPr="00263C3B">
        <w:rPr>
          <w:vertAlign w:val="subscript"/>
        </w:rPr>
        <w:t>obs</w:t>
      </w:r>
      <w:r w:rsidRPr="00263C3B">
        <w:t xml:space="preserve"> increased proportionally (with n</w:t>
      </w:r>
      <w:r w:rsidRPr="00263C3B">
        <w:rPr>
          <w:vertAlign w:val="subscript"/>
        </w:rPr>
        <w:t>obs</w:t>
      </w:r>
      <w:r w:rsidRPr="00263C3B">
        <w:t xml:space="preserve"> = 50n</w:t>
      </w:r>
      <w:r w:rsidRPr="00263C3B">
        <w:rPr>
          <w:vertAlign w:val="subscript"/>
        </w:rPr>
        <w:t>id</w:t>
      </w:r>
      <w:r w:rsidRPr="00263C3B">
        <w:t>), (</w:t>
      </w:r>
      <w:r w:rsidR="007F5A17">
        <w:t>2</w:t>
      </w:r>
      <w:r w:rsidRPr="00263C3B">
        <w:t>) the number of nodes is fixed at an intermediate level (n</w:t>
      </w:r>
      <w:r w:rsidRPr="00263C3B">
        <w:rPr>
          <w:vertAlign w:val="subscript"/>
        </w:rPr>
        <w:t>id</w:t>
      </w:r>
      <w:r w:rsidRPr="00263C3B">
        <w:t xml:space="preserve"> = 50 nodes) and with different magnitudes of number of observations (ranging from 50 to 10000), and (</w:t>
      </w:r>
      <w:r w:rsidR="007F5A17">
        <w:t>3</w:t>
      </w:r>
      <w:r w:rsidRPr="00263C3B">
        <w:t>) the number of observations is set at a high level (n</w:t>
      </w:r>
      <w:r w:rsidRPr="00263C3B">
        <w:rPr>
          <w:vertAlign w:val="subscript"/>
        </w:rPr>
        <w:t>obs</w:t>
      </w:r>
      <w:r w:rsidRPr="00263C3B">
        <w:t xml:space="preserve"> = 50000) and the number of nodes varies (ranging from 10 to 500)</w:t>
      </w:r>
      <w:r w:rsidR="007F5A17">
        <w:t>. For more details on the combination of parameters, see supplementary material X</w:t>
      </w:r>
      <w:r w:rsidRPr="00263C3B">
        <w:t>.</w:t>
      </w:r>
      <w:r w:rsidR="00FC725F">
        <w:t xml:space="preserve"> </w:t>
      </w:r>
      <w:r w:rsidRPr="00263C3B">
        <w:t xml:space="preserve">Finally, </w:t>
      </w:r>
      <w:r w:rsidR="0064206E">
        <w:t xml:space="preserve">we generated networks in experimental "blocks": for a </w:t>
      </w:r>
      <w:r w:rsidR="0064206E">
        <w:lastRenderedPageBreak/>
        <w:t>set of parameters n</w:t>
      </w:r>
      <w:r w:rsidR="0064206E" w:rsidRPr="00CC6468">
        <w:rPr>
          <w:vertAlign w:val="subscript"/>
        </w:rPr>
        <w:t>id</w:t>
      </w:r>
      <w:r w:rsidR="0064206E">
        <w:t>, n</w:t>
      </w:r>
      <w:r w:rsidR="0064206E" w:rsidRPr="00CC6468">
        <w:rPr>
          <w:vertAlign w:val="subscript"/>
        </w:rPr>
        <w:t>obs</w:t>
      </w:r>
      <w:r w:rsidR="0064206E">
        <w:t xml:space="preserve"> and a distribution, 5 random deviation from the distribution were made, each leading to 1 set of 500 ground truth networks</w:t>
      </w:r>
      <w:r w:rsidRPr="00263C3B">
        <w:t>.</w:t>
      </w:r>
      <w:r w:rsidR="0064206E">
        <w:t xml:space="preserve"> For each of these 5 "ground truth blocks", 5 single observed lists of observations were generated, each constituting a "trial block", and on each a bootstrap was performed. As a result, we generated networks for a nested empirical design </w:t>
      </w:r>
      <w:r w:rsidR="00313F4C">
        <w:t>with parameter combination block, ground truth block, and trials, nested in each other.</w:t>
      </w:r>
      <w:commentRangeEnd w:id="167"/>
      <w:r w:rsidR="00CC6468">
        <w:rPr>
          <w:rStyle w:val="Marquedecommentaire"/>
        </w:rPr>
        <w:commentReference w:id="167"/>
      </w:r>
    </w:p>
    <w:p w14:paraId="5BEAAFC1" w14:textId="266EB07E" w:rsidR="00C81F7E" w:rsidRPr="00263C3B" w:rsidRDefault="00313F4C" w:rsidP="00C81F7E">
      <w:r>
        <w:t>A</w:t>
      </w:r>
      <w:r w:rsidR="00C81F7E" w:rsidRPr="00263C3B">
        <w:t xml:space="preserve"> total of 125 125 networks per parameter combination, for a total of 2 127 125 networks</w:t>
      </w:r>
      <w:r>
        <w:t>, were therefore generated</w:t>
      </w:r>
      <w:r w:rsidR="00CC6468">
        <w:t xml:space="preserve"> as support for comparison</w:t>
      </w:r>
      <w:r w:rsidR="00C81F7E" w:rsidRPr="00263C3B">
        <w:t>.</w:t>
      </w:r>
    </w:p>
    <w:p w14:paraId="55657772" w14:textId="740F0740" w:rsidR="00C81F7E" w:rsidRPr="00263C3B" w:rsidRDefault="00313F4C" w:rsidP="00313F4C">
      <w:pPr>
        <w:pStyle w:val="Titre3"/>
      </w:pPr>
      <w:r>
        <w:t>N</w:t>
      </w:r>
      <w:r w:rsidR="00C81F7E" w:rsidRPr="00263C3B">
        <w:t>etwork comparison</w:t>
      </w:r>
    </w:p>
    <w:p w14:paraId="30A445AE" w14:textId="298D9936" w:rsidR="00C81F7E" w:rsidRPr="00263C3B" w:rsidRDefault="00C81F7E" w:rsidP="00C81F7E">
      <w:r w:rsidRPr="00263C3B">
        <w:t>When comparing two networks together</w:t>
      </w:r>
      <w:r w:rsidR="00CC6468">
        <w:t xml:space="preserve"> – an </w:t>
      </w:r>
      <w:r w:rsidRPr="00263C3B">
        <w:t xml:space="preserve">empirical network to a model one, etc. </w:t>
      </w:r>
      <w:r w:rsidR="00CC6468">
        <w:fldChar w:fldCharType="begin"/>
      </w:r>
      <w:r w:rsidR="00CC6468">
        <w:instrText xml:space="preserve"> ADDIN ZOTERO_ITEM CSL_CITATION {"citationID":"LlVUtBcJ","properties":{"formattedCitation":"(Croft et al., 2011; Newman, 2018; Snijders, 2011)","plainCitation":"(Croft et al., 2011; Newman, 2018; Snijders, 2011)","noteIndex":0},"citationItems":[{"id":505,"uris":["http://zotero.org/users/2554431/items/PAGQUZKB"],"uri":["http://zotero.org/users/2554431/items/PAGQUZKB"],"itemData":{"id":505,"type":"article-journal","title":"Hypothesis testing in animal social networks","container-title":"Trends in Ecology &amp; Evolution","page":"502-507","volume":"26","issue":"10","source":"ScienceDirect","abstract":"Behavioural ecologists are increasingly using social network analysis to describe the social organisation of animal populations and to test hypotheses. However, the statistical analysis of network data presents a number of challenges. In particular the non-independent nature of the data violates the assumptions of many common statistical approaches. In our opinion there is currently confusion and uncertainty amongst behavioural ecologists concerning the potential pitfalls when hypotheses testing using social network data. Here we review what we consider to be key considerations associated with the analysis of animal social networks and provide a practical guide to the use of null models based on randomisation to control for structure and non-independence in the data.","DOI":"10.1016/j.tree.2011.05.012","ISSN":"0169-5347","journalAbbreviation":"Trends in Ecology &amp; Evolution","author":[{"family":"Croft","given":"Darren P."},{"family":"Madden","given":"Joah R."},{"family":"Franks","given":"Daniel W."},{"family":"James","given":"Richard"}],"issued":{"date-parts":[["2011",10]]}}},{"id":1489,"uris":["http://zotero.org/users/2554431/items/V6R87NMT"],"uri":["http://zotero.org/users/2554431/items/V6R87NMT"],"itemData":{"id":1489,"type":"article-journal","title":"Estimating network structure from unreliable measurements","container-title":"Physical Review E","volume":"98","issue":"6","source":"Crossref","URL":"https://link.aps.org/doi/10.1103/PhysRevE.98.062321","DOI":"10.1103/PhysRevE.98.062321","ISSN":"2470-0045, 2470-0053","language":"en","author":[{"family":"Newman","given":"M. E. J."}],"issued":{"date-parts":[["2018",12,26]]},"accessed":{"date-parts":[["2019",4,5]]}}},{"id":1939,"uris":["http://zotero.org/users/2554431/items/7QT4YSNN"],"uri":["http://zotero.org/users/2554431/items/7QT4YSNN"],"itemData":{"id":1939,"type":"article-journal","title":"Statistical Models for Social Networks","container-title":"Annual Review of Sociology","page":"131-153","volume":"37","issue":"1","source":"DOI.org (Crossref)","abstract":"Statistical models for social networks as dependent variables must represent the typical network dependencies between tie variables such as reciprocity, homophily, transitivity, etc. This review ﬁrst treats models for single (cross-sectionally observed) networks and then for network dynamics. For single networks, the older literature concentrated on conditionally uniform models. Various types of latent space models have been developed: for discrete, general metric, ultrametric, Euclidean, and partially ordered spaces. Exponential random graph models were proposed long ago but now are applied more and more thanks to the non-Markovian social circuit speciﬁcations that were recently proposed. Modeling network dynamics is less complicated than modeling single network observations because dependencies are spread out in time. For modeling network dynamics, continuous-time models are more fruitful. Actor-oriented models here provide a model that can represent many dependencies in a ﬂexible way. Strong model development is now going on to combine the features of these models and to extend them to more complicated outcome spaces.","DOI":"10.1146/annurev.soc.012809.102709","ISSN":"0360-0572, 1545-2115","journalAbbreviation":"Annu. Rev. Sociol.","language":"en","author":[{"family":"Snijders","given":"Tom A.B."}],"issued":{"date-parts":[["2011",8,11]]}}}],"schema":"https://github.com/citation-style-language/schema/raw/master/csl-citation.json"} </w:instrText>
      </w:r>
      <w:r w:rsidR="00CC6468">
        <w:fldChar w:fldCharType="separate"/>
      </w:r>
      <w:r w:rsidR="00CC6468" w:rsidRPr="00CC6468">
        <w:t>(Croft et al., 2011; Newman, 2018; Snijders, 2011)</w:t>
      </w:r>
      <w:r w:rsidR="00CC6468">
        <w:fldChar w:fldCharType="end"/>
      </w:r>
      <w:r w:rsidR="00CC6468">
        <w:t xml:space="preserve"> –</w:t>
      </w:r>
      <w:r w:rsidRPr="00263C3B">
        <w:t xml:space="preserve">, most studies evaluate how correlated derived network measures are. Here, as a proof of concept as well as fueling the question of network uncertainty with other types of argument, we wanted to estimate (dis)similarity between networks in a more direct fashion. Instead of relying on metrics that are extracted from the networks, we tried to consider networks </w:t>
      </w:r>
      <w:r w:rsidR="00313F4C">
        <w:t>whole</w:t>
      </w:r>
      <w:r w:rsidRPr="00263C3B">
        <w:t xml:space="preserve"> objects of their own kind</w:t>
      </w:r>
      <w:r w:rsidR="00BB7562">
        <w:t>, or at least with object containing as much information</w:t>
      </w:r>
      <w:r w:rsidRPr="00263C3B">
        <w:t xml:space="preserve">. </w:t>
      </w:r>
    </w:p>
    <w:p w14:paraId="2911E1F4" w14:textId="4E649907" w:rsidR="00C81F7E" w:rsidRPr="00263C3B" w:rsidRDefault="00C81F7E" w:rsidP="00C81F7E">
      <w:r w:rsidRPr="00263C3B">
        <w:t xml:space="preserve">To do so, we introduce here the concept of network distance. Distances, with their relations to norms, describe how </w:t>
      </w:r>
      <w:commentRangeStart w:id="168"/>
      <w:r w:rsidRPr="00263C3B">
        <w:t xml:space="preserve">close/related or distant/different </w:t>
      </w:r>
      <w:commentRangeEnd w:id="168"/>
      <w:r w:rsidR="00313F4C">
        <w:rPr>
          <w:rStyle w:val="Marquedecommentaire"/>
        </w:rPr>
        <w:commentReference w:id="168"/>
      </w:r>
      <w:r w:rsidRPr="00263C3B">
        <w:t>two elements are, in a relevant space – here, a "network-space" or "matrix-space"</w:t>
      </w:r>
      <w:r w:rsidR="00BB7562">
        <w:t xml:space="preserve"> </w:t>
      </w:r>
      <w:r w:rsidR="00BB7562">
        <w:fldChar w:fldCharType="begin"/>
      </w:r>
      <w:r w:rsidR="00BB7562">
        <w:instrText xml:space="preserve"> ADDIN ZOTERO_ITEM CSL_CITATION {"citationID":"82kOlhxl","properties":{"formattedCitation":"(Mart\\uc0\\u237{}nez and Chavez, 2019; Shore and Lubin, 2015)","plainCitation":"(Martínez and Chavez, 2019; Shore and Lubin, 2015)","noteIndex":0},"citationItems":[{"id":1855,"uris":["http://zotero.org/users/2554431/items/QTU7TYVZ"],"uri":["http://zotero.org/users/2554431/items/QTU7TYVZ"],"itemData":{"id":1855,"type":"article-journal","title":"Comparing complex networks: in defence of the simple","container-title":"New Journal of Physics","page":"013033","volume":"21","issue":"1","source":"Institute of Physics","abstract":"To improve our understanding of connected systems, different tools derived from statistics, signal processing, information theory and statistical physics have been developed in the last decade. Here, we will focus on the graph comparison problem. Although different estimates exist to quantify how different two networks are, an appropriate metric has not been proposed. Within this framework we compare the performances of two networks distances (a topological descriptor and a kernel-based approach as representative methods of the main classes considered) with the simple Euclidean metric. We study the performance of metrics as the efficiency of distinguish two network’s groups and the computing time. We evaluate these methods on synthetic and real-world networks (brain connectomes and social networks), and we show that the Euclidean distance efficiently captures networks differences in comparison to other proposals. We conclude that the operational use of complicated methods can be justified only by showing that they outperform well-understood traditional statistics, such as Euclidean metrics.","DOI":"10.1088/1367-2630/ab0065","ISSN":"1367-2630","title-short":"Comparing complex networks","journalAbbreviation":"New J. Phys.","language":"en","author":[{"family":"Martínez","given":"Johann H."},{"family":"Chavez","given":"Mario"}],"issued":{"date-parts":[["2019",1]]}}},{"id":1887,"uris":["http://zotero.org/users/2554431/items/D8ARL79M"],"uri":["http://zotero.org/users/2554431/items/D8ARL79M"],"itemData":{"id":1887,"type":"article-journal","title":"Spectral goodness of fit for network models","container-title":"Social Networks","page":"16-27","volume":"43","source":"DOI.org (Crossref)","abstract":"We introduce a new statistic, ‘spectral goodness of ﬁt’ (SGOF) to measure how well a network model explains the structure of the pattern of ties in an observed network. SGOF provides a measure of ﬁt analogous to the standard R2 in linear regression. Additionally, as it takes advantage of the properties of the spectrum of the graph Laplacian, it is suitable for comparing network models of diverse functional forms, including both ﬁtted statistical models and algorithmic generative models of networks. After introducing, deﬁning, and providing guidance for interpreting SGOF, we illustrate the properties of the statistic with a number of examples and comparisons to existing techniques. We show that such a spectral approach to assessing model ﬁt ﬁlls gaps left by earlier methods and can be widely applied.","DOI":"10.1016/j.socnet.2015.04.004","ISSN":"03788733","journalAbbreviation":"Social Networks","language":"en","author":[{"family":"Shore","given":"Jesse"},{"family":"Lubin","given":"Benjamin"}],"issued":{"date-parts":[["2015",10]]}}}],"schema":"https://github.com/citation-style-language/schema/raw/master/csl-citation.json"} </w:instrText>
      </w:r>
      <w:r w:rsidR="00BB7562">
        <w:fldChar w:fldCharType="separate"/>
      </w:r>
      <w:r w:rsidR="00BB7562" w:rsidRPr="00BB7562">
        <w:rPr>
          <w:rFonts w:cs="Times New Roman"/>
          <w:szCs w:val="24"/>
        </w:rPr>
        <w:t>(Martínez and Chavez, 2019; Shore and Lubin, 2015)</w:t>
      </w:r>
      <w:r w:rsidR="00BB7562">
        <w:fldChar w:fldCharType="end"/>
      </w:r>
      <w:r w:rsidRPr="00263C3B">
        <w:t>. Consider an undirected weighted network with n node</w:t>
      </w:r>
      <w:r w:rsidR="00BB7562">
        <w:t>s</w:t>
      </w:r>
      <w:r w:rsidRPr="00263C3B">
        <w:t>. Indeed, while its (weighted) edge list's dimensions can be at most bounded without knowing its data (precisely, containing between 0 and n²</w:t>
      </w:r>
      <w:r w:rsidR="00BB7562">
        <w:t xml:space="preserve"> </w:t>
      </w:r>
      <w:r w:rsidRPr="00263C3B">
        <w:t>-</w:t>
      </w:r>
      <w:r w:rsidR="00BB7562">
        <w:t xml:space="preserve"> </w:t>
      </w:r>
      <w:r w:rsidRPr="00263C3B">
        <w:t xml:space="preserve">n pairs of nodes with their associated weights, </w:t>
      </w:r>
      <w:r w:rsidR="00313F4C">
        <w:t>twice as much</w:t>
      </w:r>
      <w:r w:rsidRPr="00263C3B">
        <w:t xml:space="preserve"> if the network was directed), an adjacency matrix will have consistent dimensions,</w:t>
      </w:r>
      <w:r w:rsidR="00313F4C">
        <w:t xml:space="preserve"> n x n, making </w:t>
      </w:r>
      <w:r w:rsidRPr="00263C3B">
        <w:t>M</w:t>
      </w:r>
      <w:r w:rsidRPr="00263C3B">
        <w:rPr>
          <w:vertAlign w:val="subscript"/>
        </w:rPr>
        <w:t>n</w:t>
      </w:r>
      <w:r w:rsidRPr="00263C3B">
        <w:t xml:space="preserve"> </w:t>
      </w:r>
      <w:r w:rsidR="00BB7562">
        <w:t xml:space="preserve">a </w:t>
      </w:r>
      <w:r w:rsidRPr="00263C3B">
        <w:t>relevant matrix-space. An adjacency matrix A of M</w:t>
      </w:r>
      <w:r w:rsidRPr="00263C3B">
        <w:rPr>
          <w:vertAlign w:val="subscript"/>
        </w:rPr>
        <w:t>n</w:t>
      </w:r>
      <w:r w:rsidRPr="00263C3B">
        <w:t xml:space="preserve"> has n rows and columns representing each node</w:t>
      </w:r>
      <w:r w:rsidR="00BB7562">
        <w:t xml:space="preserve"> </w:t>
      </w:r>
      <w:r w:rsidR="00BB7562">
        <w:fldChar w:fldCharType="begin"/>
      </w:r>
      <w:r w:rsidR="00BB7562">
        <w:instrText xml:space="preserve"> ADDIN ZOTERO_ITEM CSL_CITATION {"citationID":"rSyeo5Cz","properties":{"formattedCitation":"(Diestel, 2000)","plainCitation":"(Diestel, 2000)","noteIndex":0},"citationItems":[{"id":1720,"uris":["http://zotero.org/users/2554431/items/3Z84EPD5"],"uri":["http://zotero.org/users/2554431/items/3Z84EPD5"],"itemData":{"id":1720,"type":"book","title":"Graph theory","publisher":"Springer-Verlag New York, Incorporated","source":"Google Scholar","author":[{"family":"Diestel","given":"Reinhard"}],"issued":{"date-parts":[["2000"]]}}}],"schema":"https://github.com/citation-style-language/schema/raw/master/csl-citation.json"} </w:instrText>
      </w:r>
      <w:r w:rsidR="00BB7562">
        <w:fldChar w:fldCharType="separate"/>
      </w:r>
      <w:r w:rsidR="00BB7562" w:rsidRPr="00BB7562">
        <w:t>(Diestel, 2000)</w:t>
      </w:r>
      <w:r w:rsidR="00BB7562">
        <w:fldChar w:fldCharType="end"/>
      </w:r>
      <w:r w:rsidRPr="00263C3B">
        <w:t>. Its elements a</w:t>
      </w:r>
      <w:r w:rsidRPr="00263C3B">
        <w:rPr>
          <w:vertAlign w:val="subscript"/>
        </w:rPr>
        <w:t>ij</w:t>
      </w:r>
      <w:r w:rsidRPr="00263C3B">
        <w:t xml:space="preserve"> quantify the relationship between node i and j, a</w:t>
      </w:r>
      <w:r w:rsidRPr="00263C3B">
        <w:rPr>
          <w:vertAlign w:val="subscript"/>
        </w:rPr>
        <w:t>ij</w:t>
      </w:r>
      <w:r w:rsidRPr="00263C3B">
        <w:t xml:space="preserve"> being 0 if no relationship exists. Most social animal networks have elements a</w:t>
      </w:r>
      <w:r w:rsidRPr="00263C3B">
        <w:rPr>
          <w:vertAlign w:val="subscript"/>
        </w:rPr>
        <w:t>ij</w:t>
      </w:r>
      <w:r w:rsidRPr="00263C3B">
        <w:t xml:space="preserve"> belonging to R</w:t>
      </w:r>
      <w:r w:rsidRPr="00263C3B">
        <w:rPr>
          <w:vertAlign w:val="subscript"/>
        </w:rPr>
        <w:t>+</w:t>
      </w:r>
      <w:r w:rsidRPr="00263C3B">
        <w:t>, or {0,1} in the case of unweighted networks</w:t>
      </w:r>
      <w:r w:rsidR="004F7CE9">
        <w:t xml:space="preserve"> </w:t>
      </w:r>
      <w:r w:rsidR="004F7CE9">
        <w:fldChar w:fldCharType="begin"/>
      </w:r>
      <w:r w:rsidR="004F7CE9">
        <w:instrText xml:space="preserve"> ADDIN ZOTERO_ITEM CSL_CITATION {"citationID":"2JVdvg0C","properties":{"formattedCitation":"(Whitehead, 2008)","plainCitation":"(Whitehead, 2008)","noteIndex":0},"citationItems":[{"id":496,"uris":["http://zotero.org/users/2554431/items/XWUZD793"],"uri":["http://zotero.org/users/2554431/items/XWUZD793"],"itemData":{"id":496,"type":"book","title":"Analyzing animal societies: quantitative methods for vertebrate social analysis","publisher":"University of Chicago Press","source":"Google Scholar","URL":"https://books.google.fr/books?hl=fr&amp;lr=&amp;id=zD1gwUbW57gC&amp;oi=fnd&amp;pg=PR7&amp;dq=Whitehead,+H.+(2008)+Analyzing+Animal+Societies.+University+of+Chicago+Press,+Chicago,+IL,+USA.&amp;ots=TKS4nkp6qG&amp;sig=uuMfaf97Gl-J5v6HO7kMLFLtLw4","title-short":"Analyzing animal societies","author":[{"family":"Whitehead","given":"Hal"}],"issued":{"date-parts":[["2008"]]},"accessed":{"date-parts":[["2016",4,22]]}}}],"schema":"https://github.com/citation-style-language/schema/raw/master/csl-citation.json"} </w:instrText>
      </w:r>
      <w:r w:rsidR="004F7CE9">
        <w:fldChar w:fldCharType="separate"/>
      </w:r>
      <w:r w:rsidR="004F7CE9" w:rsidRPr="004F7CE9">
        <w:t>(Whitehead, 2008)</w:t>
      </w:r>
      <w:r w:rsidR="004F7CE9">
        <w:fldChar w:fldCharType="end"/>
      </w:r>
      <w:r w:rsidRPr="00263C3B">
        <w:t>.</w:t>
      </w:r>
    </w:p>
    <w:p w14:paraId="0EDBA055" w14:textId="4652B972" w:rsidR="004F7CE9" w:rsidRDefault="00C81F7E" w:rsidP="004F7CE9">
      <w:r w:rsidRPr="00263C3B">
        <w:t xml:space="preserve">A network distance is, like between two numbers or to points in a 2D </w:t>
      </w:r>
      <w:r w:rsidR="00313F4C">
        <w:t>and</w:t>
      </w:r>
      <w:r w:rsidRPr="00263C3B">
        <w:t xml:space="preserve"> 3D space, a single dimensioned value o</w:t>
      </w:r>
      <w:r w:rsidR="00313F4C">
        <w:t>f</w:t>
      </w:r>
      <w:r w:rsidRPr="00263C3B">
        <w:t xml:space="preserve"> R</w:t>
      </w:r>
      <w:r w:rsidRPr="00313F4C">
        <w:rPr>
          <w:vertAlign w:val="subscript"/>
        </w:rPr>
        <w:t>+</w:t>
      </w:r>
      <w:r w:rsidRPr="00263C3B">
        <w:t xml:space="preserve"> that increase</w:t>
      </w:r>
      <w:r w:rsidR="00313F4C">
        <w:t>s</w:t>
      </w:r>
      <w:r w:rsidRPr="00263C3B">
        <w:t xml:space="preserve"> when the two networks differ more</w:t>
      </w:r>
      <w:r w:rsidR="00BB7562">
        <w:t xml:space="preserve"> </w:t>
      </w:r>
      <w:r w:rsidR="00BB7562">
        <w:fldChar w:fldCharType="begin"/>
      </w:r>
      <w:r w:rsidR="00BB7562">
        <w:instrText xml:space="preserve"> ADDIN ZOTERO_ITEM CSL_CITATION {"citationID":"NnE0U8fg","properties":{"formattedCitation":"(Mart\\uc0\\u237{}nez and Chavez, 2019)","plainCitation":"(Martínez and Chavez, 2019)","noteIndex":0},"citationItems":[{"id":1855,"uris":["http://zotero.org/users/2554431/items/QTU7TYVZ"],"uri":["http://zotero.org/users/2554431/items/QTU7TYVZ"],"itemData":{"id":1855,"type":"article-journal","title":"Comparing complex networks: in defence of the simple","container-title":"New Journal of Physics","page":"013033","volume":"21","issue":"1","source":"Institute of Physics","abstract":"To improve our understanding of connected systems, different tools derived from statistics, signal processing, information theory and statistical physics have been developed in the last decade. Here, we will focus on the graph comparison problem. Although different estimates exist to quantify how different two networks are, an appropriate metric has not been proposed. Within this framework we compare the performances of two networks distances (a topological descriptor and a kernel-based approach as representative methods of the main classes considered) with the simple Euclidean metric. We study the performance of metrics as the efficiency of distinguish two network’s groups and the computing time. We evaluate these methods on synthetic and real-world networks (brain connectomes and social networks), and we show that the Euclidean distance efficiently captures networks differences in comparison to other proposals. We conclude that the operational use of complicated methods can be justified only by showing that they outperform well-understood traditional statistics, such as Euclidean metrics.","DOI":"10.1088/1367-2630/ab0065","ISSN":"1367-2630","title-short":"Comparing complex networks","journalAbbreviation":"New J. Phys.","language":"en","author":[{"family":"Martínez","given":"Johann H."},{"family":"Chavez","given":"Mario"}],"issued":{"date-parts":[["2019",1]]}}}],"schema":"https://github.com/citation-style-language/schema/raw/master/csl-citation.json"} </w:instrText>
      </w:r>
      <w:r w:rsidR="00BB7562">
        <w:fldChar w:fldCharType="separate"/>
      </w:r>
      <w:r w:rsidR="00BB7562" w:rsidRPr="00BB7562">
        <w:rPr>
          <w:rFonts w:cs="Times New Roman"/>
          <w:szCs w:val="24"/>
        </w:rPr>
        <w:t>(Martínez and Chavez, 2019)</w:t>
      </w:r>
      <w:r w:rsidR="00BB7562">
        <w:fldChar w:fldCharType="end"/>
      </w:r>
      <w:r w:rsidRPr="00263C3B">
        <w:t xml:space="preserve">. </w:t>
      </w:r>
      <w:r w:rsidR="004F7CE9">
        <w:t xml:space="preserve">In this study we choose to represent a network by its adjacency matrix. </w:t>
      </w:r>
      <w:r w:rsidRPr="00263C3B">
        <w:t xml:space="preserve">Other properties intuitively hold true </w:t>
      </w:r>
      <w:r w:rsidR="004F7CE9">
        <w:t xml:space="preserve">for distances </w:t>
      </w:r>
      <w:r w:rsidRPr="00263C3B">
        <w:t xml:space="preserve">in such a </w:t>
      </w:r>
      <w:r w:rsidR="004F7CE9">
        <w:t>matrix</w:t>
      </w:r>
      <w:r w:rsidR="00313F4C">
        <w:t>-</w:t>
      </w:r>
      <w:r w:rsidRPr="00263C3B">
        <w:t xml:space="preserve">space: (i) the distance d(A,B) between adjacency matrices A and B </w:t>
      </w:r>
      <w:r w:rsidR="004F7CE9">
        <w:t>of M</w:t>
      </w:r>
      <w:r w:rsidR="004F7CE9" w:rsidRPr="004F7CE9">
        <w:rPr>
          <w:vertAlign w:val="subscript"/>
        </w:rPr>
        <w:t>n</w:t>
      </w:r>
      <w:r w:rsidR="004F7CE9">
        <w:t xml:space="preserve"> </w:t>
      </w:r>
      <w:r w:rsidRPr="00263C3B">
        <w:t>is 0 if and only if A</w:t>
      </w:r>
      <w:r w:rsidR="004F7CE9">
        <w:t xml:space="preserve"> </w:t>
      </w:r>
      <w:r w:rsidRPr="00263C3B">
        <w:t>=</w:t>
      </w:r>
      <w:r w:rsidR="004F7CE9">
        <w:t xml:space="preserve"> </w:t>
      </w:r>
      <w:r w:rsidRPr="00263C3B">
        <w:t xml:space="preserve">B; (ii) d(A+B) ≤ d(A) + d(B) (the triangular inequality, with d(A) and d(B) being implicitly the distance </w:t>
      </w:r>
      <w:r w:rsidR="004F7CE9">
        <w:t xml:space="preserve">to </w:t>
      </w:r>
      <w:r w:rsidRPr="00263C3B">
        <w:t>a zero</w:t>
      </w:r>
      <w:r w:rsidR="004F7CE9">
        <w:t>-filled adjacency matrix</w:t>
      </w:r>
      <w:r w:rsidRPr="00263C3B">
        <w:t>); and (iii) d(αA) = |α|d(A).</w:t>
      </w:r>
    </w:p>
    <w:p w14:paraId="76D72CF5" w14:textId="44AF9D21" w:rsidR="004A016D" w:rsidRDefault="004F7CE9" w:rsidP="004F7CE9">
      <w:r>
        <w:t>We chose to use the Frobenius norm as a measure of distance between network adjacency matrices. It is defined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3"/>
      </w:tblGrid>
      <w:tr w:rsidR="004A016D" w14:paraId="17849970" w14:textId="77777777" w:rsidTr="004A016D">
        <w:tc>
          <w:tcPr>
            <w:tcW w:w="8359" w:type="dxa"/>
            <w:vAlign w:val="center"/>
          </w:tcPr>
          <w:p w14:paraId="67C0CE21" w14:textId="3A4AB59D" w:rsidR="004A016D" w:rsidRDefault="00DE0F11" w:rsidP="004A016D">
            <w:pPr>
              <w:jc w:val="cente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 .</m:t>
                        </m:r>
                      </m:e>
                    </m:d>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ij</m:t>
                                    </m:r>
                                  </m:sub>
                                </m:sSub>
                              </m:e>
                              <m:sup>
                                <m:r>
                                  <w:rPr>
                                    <w:rFonts w:ascii="Cambria Math" w:hAnsi="Cambria Math"/>
                                  </w:rPr>
                                  <m:t>2</m:t>
                                </m:r>
                              </m:sup>
                            </m:sSup>
                          </m:e>
                        </m:nary>
                      </m:e>
                    </m:nary>
                  </m:e>
                </m:rad>
                <m:r>
                  <w:rPr>
                    <w:rFonts w:ascii="Cambria Math" w:hAnsi="Cambria Math"/>
                  </w:rPr>
                  <m:t xml:space="preserve"> , with 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e>
                    <m:r>
                      <w:rPr>
                        <w:rFonts w:ascii="Cambria Math" w:hAnsi="Cambria Math"/>
                      </w:rPr>
                      <m:t>∀(i,j)∈</m:t>
                    </m:r>
                    <m:d>
                      <m:dPr>
                        <m:begChr m:val="⟦"/>
                        <m:endChr m:val="⟧"/>
                        <m:ctrlPr>
                          <w:rPr>
                            <w:rFonts w:ascii="Cambria Math" w:hAnsi="Cambria Math"/>
                            <w:i/>
                          </w:rPr>
                        </m:ctrlPr>
                      </m:dPr>
                      <m:e>
                        <m:r>
                          <w:rPr>
                            <w:rFonts w:ascii="Cambria Math" w:hAnsi="Cambria Math"/>
                          </w:rPr>
                          <m:t>1,n</m:t>
                        </m:r>
                      </m:e>
                    </m:d>
                    <m:r>
                      <w:rPr>
                        <w:rFonts w:ascii="Cambria Math" w:hAnsi="Cambria Math"/>
                      </w:rPr>
                      <m:t>²</m:t>
                    </m:r>
                  </m:e>
                </m:d>
              </m:oMath>
            </m:oMathPara>
          </w:p>
        </w:tc>
        <w:tc>
          <w:tcPr>
            <w:tcW w:w="703" w:type="dxa"/>
            <w:vAlign w:val="center"/>
          </w:tcPr>
          <w:p w14:paraId="6AB0B109" w14:textId="2609BB25" w:rsidR="004A016D" w:rsidRDefault="004A016D" w:rsidP="004A016D">
            <w:pPr>
              <w:jc w:val="center"/>
            </w:pPr>
            <w:r>
              <w:t>Eq. 1</w:t>
            </w:r>
          </w:p>
        </w:tc>
      </w:tr>
    </w:tbl>
    <w:p w14:paraId="2C18032A" w14:textId="5321DE1E" w:rsidR="004F7CE9" w:rsidRDefault="008C3057" w:rsidP="004F7CE9">
      <w:r>
        <w:t>I</w:t>
      </w:r>
      <w:r w:rsidR="004A016D">
        <w:t xml:space="preserve">n </w:t>
      </w:r>
      <w:r>
        <w:t xml:space="preserve">our </w:t>
      </w:r>
      <w:r w:rsidR="004A016D">
        <w:t xml:space="preserve">case of network comparison, the difference between </w:t>
      </w:r>
      <w:r>
        <w:t xml:space="preserve">two </w:t>
      </w:r>
      <w:r w:rsidR="004A016D">
        <w:t xml:space="preserve">adjacency matrices will </w:t>
      </w:r>
      <w:r>
        <w:t xml:space="preserve">first be calculated and the Frobenius norm of the resulting matrix, </w:t>
      </w:r>
      <w:r w:rsidR="00BB7562">
        <w:t xml:space="preserve">trivially </w:t>
      </w:r>
      <w:r>
        <w:t>in M</w:t>
      </w:r>
      <w:r w:rsidRPr="008C3057">
        <w:rPr>
          <w:vertAlign w:val="subscript"/>
        </w:rPr>
        <w:t>n</w:t>
      </w:r>
      <w:r w:rsidR="00BB7562">
        <w:t xml:space="preserve"> as well</w:t>
      </w:r>
      <w:r>
        <w:t>, correspond to our network distance. Thus, the distance between two networks with adjacency matrices A and B of M</w:t>
      </w:r>
      <w:r w:rsidRPr="008C3057">
        <w:rPr>
          <w:vertAlign w:val="subscript"/>
        </w:rPr>
        <w:t>n</w:t>
      </w:r>
      <w:r>
        <w:t xml:space="preserve"> is: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3"/>
      </w:tblGrid>
      <w:tr w:rsidR="008C3057" w14:paraId="579D7BF0" w14:textId="77777777" w:rsidTr="00505FBE">
        <w:tc>
          <w:tcPr>
            <w:tcW w:w="8359" w:type="dxa"/>
            <w:vAlign w:val="center"/>
          </w:tcPr>
          <w:p w14:paraId="43B32B42" w14:textId="734DEF72" w:rsidR="008C3057" w:rsidRDefault="008C3057" w:rsidP="00505FBE">
            <w:pPr>
              <w:jc w:val="center"/>
            </w:pPr>
            <m:oMathPara>
              <m:oMath>
                <m:r>
                  <w:rPr>
                    <w:rFonts w:ascii="Cambria Math" w:hAnsi="Cambria Math"/>
                  </w:rPr>
                  <w:lastRenderedPageBreak/>
                  <m:t>d</m:t>
                </m:r>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F</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e>
                                </m:d>
                              </m:e>
                              <m:sup>
                                <m:r>
                                  <w:rPr>
                                    <w:rFonts w:ascii="Cambria Math" w:hAnsi="Cambria Math"/>
                                  </w:rPr>
                                  <m:t>2</m:t>
                                </m:r>
                              </m:sup>
                            </m:sSup>
                          </m:e>
                        </m:nary>
                      </m:e>
                    </m:nary>
                  </m:e>
                </m:rad>
                <m:r>
                  <w:rPr>
                    <w:rFonts w:ascii="Cambria Math" w:hAnsi="Cambria Math"/>
                  </w:rPr>
                  <m:t xml:space="preserve"> with 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 xml:space="preserve"> and 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m:t>
                        </m:r>
                      </m:sub>
                    </m:sSub>
                  </m:e>
                </m:d>
              </m:oMath>
            </m:oMathPara>
          </w:p>
        </w:tc>
        <w:tc>
          <w:tcPr>
            <w:tcW w:w="703" w:type="dxa"/>
            <w:vAlign w:val="center"/>
          </w:tcPr>
          <w:p w14:paraId="4B8F6834" w14:textId="59436DB6" w:rsidR="008C3057" w:rsidRDefault="008C3057" w:rsidP="00505FBE">
            <w:pPr>
              <w:jc w:val="center"/>
            </w:pPr>
            <w:r>
              <w:t>Eq. 2</w:t>
            </w:r>
          </w:p>
        </w:tc>
      </w:tr>
    </w:tbl>
    <w:p w14:paraId="45D05A84" w14:textId="4ACED0F8" w:rsidR="008C3057" w:rsidRPr="00263C3B" w:rsidRDefault="008C3057" w:rsidP="004F7CE9">
      <w:r>
        <w:t>which is symmetrical with respect to A and B.</w:t>
      </w:r>
      <w:r w:rsidR="009903A6">
        <w:t xml:space="preserve"> We relied on the Frobenius norm as it is a Euclidian distance – that can be viewed as a generalization of the Pythagorean theorem –, a simple yet relevant metric for network comparison as a study suggest </w:t>
      </w:r>
      <w:r w:rsidR="009903A6">
        <w:fldChar w:fldCharType="begin"/>
      </w:r>
      <w:r w:rsidR="009903A6">
        <w:instrText xml:space="preserve"> ADDIN ZOTERO_ITEM CSL_CITATION {"citationID":"UVBeFkBg","properties":{"formattedCitation":"(Mart\\uc0\\u237{}nez and Chavez, 2019)","plainCitation":"(Martínez and Chavez, 2019)","noteIndex":0},"citationItems":[{"id":1855,"uris":["http://zotero.org/users/2554431/items/QTU7TYVZ"],"uri":["http://zotero.org/users/2554431/items/QTU7TYVZ"],"itemData":{"id":1855,"type":"article-journal","title":"Comparing complex networks: in defence of the simple","container-title":"New Journal of Physics","page":"013033","volume":"21","issue":"1","source":"Institute of Physics","abstract":"To improve our understanding of connected systems, different tools derived from statistics, signal processing, information theory and statistical physics have been developed in the last decade. Here, we will focus on the graph comparison problem. Although different estimates exist to quantify how different two networks are, an appropriate metric has not been proposed. Within this framework we compare the performances of two networks distances (a topological descriptor and a kernel-based approach as representative methods of the main classes considered) with the simple Euclidean metric. We study the performance of metrics as the efficiency of distinguish two network’s groups and the computing time. We evaluate these methods on synthetic and real-world networks (brain connectomes and social networks), and we show that the Euclidean distance efficiently captures networks differences in comparison to other proposals. We conclude that the operational use of complicated methods can be justified only by showing that they outperform well-understood traditional statistics, such as Euclidean metrics.","DOI":"10.1088/1367-2630/ab0065","ISSN":"1367-2630","title-short":"Comparing complex networks","journalAbbreviation":"New J. Phys.","language":"en","author":[{"family":"Martínez","given":"Johann H."},{"family":"Chavez","given":"Mario"}],"issued":{"date-parts":[["2019",1]]}}}],"schema":"https://github.com/citation-style-language/schema/raw/master/csl-citation.json"} </w:instrText>
      </w:r>
      <w:r w:rsidR="009903A6">
        <w:fldChar w:fldCharType="separate"/>
      </w:r>
      <w:r w:rsidR="009903A6" w:rsidRPr="009903A6">
        <w:rPr>
          <w:rFonts w:cs="Times New Roman"/>
          <w:szCs w:val="24"/>
        </w:rPr>
        <w:t>(Martínez and Chavez, 2019)</w:t>
      </w:r>
      <w:r w:rsidR="009903A6">
        <w:fldChar w:fldCharType="end"/>
      </w:r>
      <w:r w:rsidR="009903A6">
        <w:t>.</w:t>
      </w:r>
    </w:p>
    <w:p w14:paraId="2FC076F0" w14:textId="1AD18DC2" w:rsidR="00C81F7E" w:rsidRDefault="008C3057" w:rsidP="00C81F7E">
      <w:r>
        <w:t xml:space="preserve">We calculated network distances between: (i) ground truth networks and single observed networks (500 distances), (ii) ground truth networks and bootstrapped networks (500 distances). Because of computational limitations, we randomly selected 500 of the 250000 </w:t>
      </w:r>
      <w:r w:rsidR="009903A6">
        <w:t>pairs of ground truth and bootstrapped networks</w:t>
      </w:r>
      <w:r w:rsidR="00BB7562">
        <w:t>, but otherwise all the distribution of distances could be obtained</w:t>
      </w:r>
      <w:r w:rsidR="009903A6">
        <w:t>. For each distance</w:t>
      </w:r>
      <w:r w:rsidR="00505FBE">
        <w:t xml:space="preserve"> of (i) and (ii)</w:t>
      </w:r>
      <w:r w:rsidR="009903A6">
        <w:t xml:space="preserve">, </w:t>
      </w:r>
      <w:r w:rsidR="00505FBE">
        <w:t xml:space="preserve">(iii) </w:t>
      </w:r>
      <w:r w:rsidR="009903A6">
        <w:t>a</w:t>
      </w:r>
      <w:r w:rsidR="00505FBE">
        <w:t>n</w:t>
      </w:r>
      <w:r w:rsidR="009903A6">
        <w:t xml:space="preserve"> </w:t>
      </w:r>
      <w:r w:rsidR="00BB7562">
        <w:t xml:space="preserve">adaptation of </w:t>
      </w:r>
      <w:r w:rsidR="00505FBE" w:rsidRPr="00263C3B">
        <w:t xml:space="preserve">Erdős–Rényi </w:t>
      </w:r>
      <w:r w:rsidR="009903A6">
        <w:t>r</w:t>
      </w:r>
      <w:r w:rsidR="00C81F7E" w:rsidRPr="00263C3B">
        <w:t>andom network</w:t>
      </w:r>
      <w:r w:rsidR="00505FBE">
        <w:t xml:space="preserve"> (where each dyad is equally probable)</w:t>
      </w:r>
      <w:r w:rsidR="00BB7562">
        <w:t>,</w:t>
      </w:r>
      <w:r w:rsidR="00C81F7E" w:rsidRPr="00263C3B">
        <w:t xml:space="preserve"> </w:t>
      </w:r>
      <w:r w:rsidR="00505FBE">
        <w:t>with same n</w:t>
      </w:r>
      <w:r w:rsidR="00505FBE" w:rsidRPr="00505FBE">
        <w:rPr>
          <w:vertAlign w:val="subscript"/>
        </w:rPr>
        <w:t>id</w:t>
      </w:r>
      <w:r w:rsidR="00505FBE">
        <w:t xml:space="preserve"> and n</w:t>
      </w:r>
      <w:r w:rsidR="00505FBE" w:rsidRPr="00505FBE">
        <w:rPr>
          <w:vertAlign w:val="subscript"/>
        </w:rPr>
        <w:t>obs</w:t>
      </w:r>
      <w:r w:rsidR="00BB7562">
        <w:t>,</w:t>
      </w:r>
      <w:r w:rsidR="00505FBE">
        <w:t xml:space="preserve"> was associated.</w:t>
      </w:r>
    </w:p>
    <w:p w14:paraId="5F61B0C6" w14:textId="77777777" w:rsidR="00505FBE" w:rsidRDefault="00505FBE" w:rsidP="00C81F7E">
      <w:r>
        <w:t xml:space="preserve">Finally, additionally to raw distances, we calculated goodness of fit measures, inspired by the one introduced by Shore and Lubin </w:t>
      </w:r>
      <w:r>
        <w:fldChar w:fldCharType="begin"/>
      </w:r>
      <w:r>
        <w:instrText xml:space="preserve"> ADDIN ZOTERO_ITEM CSL_CITATION {"citationID":"W8uTlt7j","properties":{"formattedCitation":"(2015)","plainCitation":"(2015)","noteIndex":0},"citationItems":[{"id":1887,"uris":["http://zotero.org/users/2554431/items/D8ARL79M"],"uri":["http://zotero.org/users/2554431/items/D8ARL79M"],"itemData":{"id":1887,"type":"article-journal","title":"Spectral goodness of fit for network models","container-title":"Social Networks","page":"16-27","volume":"43","source":"DOI.org (Crossref)","abstract":"We introduce a new statistic, ‘spectral goodness of ﬁt’ (SGOF) to measure how well a network model explains the structure of the pattern of ties in an observed network. SGOF provides a measure of ﬁt analogous to the standard R2 in linear regression. Additionally, as it takes advantage of the properties of the spectrum of the graph Laplacian, it is suitable for comparing network models of diverse functional forms, including both ﬁtted statistical models and algorithmic generative models of networks. After introducing, deﬁning, and providing guidance for interpreting SGOF, we illustrate the properties of the statistic with a number of examples and comparisons to existing techniques. We show that such a spectral approach to assessing model ﬁt ﬁlls gaps left by earlier methods and can be widely applied.","DOI":"10.1016/j.socnet.2015.04.004","ISSN":"03788733","journalAbbreviation":"Social Networks","language":"en","author":[{"family":"Shore","given":"Jesse"},{"family":"Lubin","given":"Benjamin"}],"issued":{"date-parts":[["2015",10]]}},"suppress-author":true}],"schema":"https://github.com/citation-style-language/schema/raw/master/csl-citation.json"} </w:instrText>
      </w:r>
      <w:r>
        <w:fldChar w:fldCharType="separate"/>
      </w:r>
      <w:r w:rsidRPr="00505FBE">
        <w:t>(2015)</w:t>
      </w:r>
      <w:r>
        <w:fldChar w:fldCharType="end"/>
      </w:r>
      <w:r>
        <w:t>, defined as follow:</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3"/>
      </w:tblGrid>
      <w:tr w:rsidR="00505FBE" w14:paraId="311ACB81" w14:textId="77777777" w:rsidTr="00505FBE">
        <w:tc>
          <w:tcPr>
            <w:tcW w:w="8359" w:type="dxa"/>
            <w:vAlign w:val="center"/>
          </w:tcPr>
          <w:p w14:paraId="55200FA3" w14:textId="1DCC5871" w:rsidR="00505FBE" w:rsidRDefault="00505FBE" w:rsidP="00505FBE">
            <w:pPr>
              <w:jc w:val="center"/>
            </w:pPr>
            <w:r>
              <w:t xml:space="preserve"> </w:t>
            </w:r>
            <m:oMath>
              <m:r>
                <w:rPr>
                  <w:rFonts w:ascii="Cambria Math" w:hAnsi="Cambria Math"/>
                </w:rPr>
                <m:t>GOF=1-</m:t>
              </m:r>
              <m:f>
                <m:fPr>
                  <m:ctrlPr>
                    <w:rPr>
                      <w:rFonts w:ascii="Cambria Math" w:hAnsi="Cambria Math"/>
                      <w:i/>
                    </w:rPr>
                  </m:ctrlPr>
                </m:fPr>
                <m:num>
                  <m:r>
                    <w:rPr>
                      <w:rFonts w:ascii="Cambria Math" w:hAnsi="Cambria Math"/>
                    </w:rPr>
                    <m:t>d(</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observed</m:t>
                          </m:r>
                        </m:sub>
                      </m:sSub>
                      <m:r>
                        <w:rPr>
                          <w:rFonts w:ascii="Cambria Math" w:hAnsi="Cambria Math"/>
                        </w:rPr>
                        <m:t>,  A</m:t>
                      </m:r>
                    </m:e>
                    <m:sub>
                      <m:r>
                        <w:rPr>
                          <w:rFonts w:ascii="Cambria Math" w:hAnsi="Cambria Math"/>
                        </w:rPr>
                        <m:t>GT</m:t>
                      </m:r>
                    </m:sub>
                  </m:sSub>
                  <m:r>
                    <w:rPr>
                      <w:rFonts w:ascii="Cambria Math" w:hAnsi="Cambria Math"/>
                    </w:rPr>
                    <m:t>)</m:t>
                  </m:r>
                </m:num>
                <m:den>
                  <m:r>
                    <w:rPr>
                      <w:rFonts w:ascii="Cambria Math" w:hAnsi="Cambria Math"/>
                    </w:rPr>
                    <m:t>d(</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random</m:t>
                          </m:r>
                        </m:sub>
                      </m:sSub>
                      <m:r>
                        <w:rPr>
                          <w:rFonts w:ascii="Cambria Math" w:hAnsi="Cambria Math"/>
                        </w:rPr>
                        <m:t>,A</m:t>
                      </m:r>
                    </m:e>
                    <m:sub>
                      <m:r>
                        <w:rPr>
                          <w:rFonts w:ascii="Cambria Math" w:hAnsi="Cambria Math"/>
                        </w:rPr>
                        <m:t>GT</m:t>
                      </m:r>
                    </m:sub>
                  </m:sSub>
                  <m:r>
                    <w:rPr>
                      <w:rFonts w:ascii="Cambria Math" w:hAnsi="Cambria Math"/>
                    </w:rPr>
                    <m:t>)</m:t>
                  </m:r>
                </m:den>
              </m:f>
            </m:oMath>
          </w:p>
        </w:tc>
        <w:tc>
          <w:tcPr>
            <w:tcW w:w="703" w:type="dxa"/>
            <w:vAlign w:val="center"/>
          </w:tcPr>
          <w:p w14:paraId="4A04B183" w14:textId="10F27B2E" w:rsidR="00505FBE" w:rsidRDefault="00505FBE" w:rsidP="00505FBE">
            <w:pPr>
              <w:jc w:val="center"/>
            </w:pPr>
            <w:r>
              <w:t xml:space="preserve">Eq. </w:t>
            </w:r>
            <w:r w:rsidR="0015411C">
              <w:t>3</w:t>
            </w:r>
          </w:p>
        </w:tc>
      </w:tr>
    </w:tbl>
    <w:p w14:paraId="2D35CE2B" w14:textId="5E61FD25" w:rsidR="0015411C" w:rsidRDefault="0015411C" w:rsidP="00C81F7E">
      <w:r>
        <w:t>with A</w:t>
      </w:r>
      <w:r w:rsidRPr="0015411C">
        <w:rPr>
          <w:vertAlign w:val="subscript"/>
        </w:rPr>
        <w:t>observed</w:t>
      </w:r>
      <w:r>
        <w:t>,</w:t>
      </w:r>
      <w:r w:rsidRPr="0015411C">
        <w:t xml:space="preserve"> </w:t>
      </w:r>
      <w:r>
        <w:t>A</w:t>
      </w:r>
      <w:r w:rsidRPr="0015411C">
        <w:rPr>
          <w:vertAlign w:val="subscript"/>
        </w:rPr>
        <w:t>GT</w:t>
      </w:r>
      <w:r>
        <w:t xml:space="preserve"> and A</w:t>
      </w:r>
      <w:r w:rsidRPr="0015411C">
        <w:rPr>
          <w:vertAlign w:val="subscript"/>
        </w:rPr>
        <w:t>random</w:t>
      </w:r>
      <w:r>
        <w:t xml:space="preserve"> being the adjacency matrices of an empirical network (either the single observed or a bootstrap one), a ground truth, and an </w:t>
      </w:r>
      <w:r w:rsidRPr="00263C3B">
        <w:t xml:space="preserve">Erdős–Rényi </w:t>
      </w:r>
      <w:r>
        <w:t>r</w:t>
      </w:r>
      <w:r w:rsidRPr="00263C3B">
        <w:t>andom network</w:t>
      </w:r>
      <w:r w:rsidR="00BB7562">
        <w:t>,</w:t>
      </w:r>
      <w:r>
        <w:t xml:space="preserve"> respectively. As with Shore and Lubin study, this measure is comparable to a regression coefficient R²</w:t>
      </w:r>
      <w:r w:rsidR="007335AD">
        <w:t xml:space="preserve">: </w:t>
      </w:r>
      <w:r>
        <w:t xml:space="preserve">it increases toward and is bounded by 1 when the distance between </w:t>
      </w:r>
      <w:r w:rsidR="007335AD">
        <w:t>A</w:t>
      </w:r>
      <w:r w:rsidR="007335AD" w:rsidRPr="0015411C">
        <w:rPr>
          <w:vertAlign w:val="subscript"/>
        </w:rPr>
        <w:t>observed</w:t>
      </w:r>
      <w:r>
        <w:t xml:space="preserve"> and </w:t>
      </w:r>
      <w:r w:rsidR="007335AD">
        <w:t>A</w:t>
      </w:r>
      <w:r w:rsidR="007335AD" w:rsidRPr="0015411C">
        <w:rPr>
          <w:vertAlign w:val="subscript"/>
        </w:rPr>
        <w:t>GT</w:t>
      </w:r>
      <w:r w:rsidR="007335AD">
        <w:t xml:space="preserve"> </w:t>
      </w:r>
      <w:r>
        <w:t>decrease</w:t>
      </w:r>
      <w:r w:rsidR="007335AD">
        <w:t>s</w:t>
      </w:r>
      <w:r>
        <w:t xml:space="preserve"> relatively to </w:t>
      </w:r>
      <w:r w:rsidR="007335AD">
        <w:t>A</w:t>
      </w:r>
      <w:r w:rsidR="007335AD" w:rsidRPr="0015411C">
        <w:rPr>
          <w:vertAlign w:val="subscript"/>
        </w:rPr>
        <w:t>random</w:t>
      </w:r>
      <w:r>
        <w:t xml:space="preserve"> and </w:t>
      </w:r>
      <w:r w:rsidR="007335AD">
        <w:t>A</w:t>
      </w:r>
      <w:r w:rsidR="007335AD" w:rsidRPr="0015411C">
        <w:rPr>
          <w:vertAlign w:val="subscript"/>
        </w:rPr>
        <w:t>GT</w:t>
      </w:r>
      <w:r>
        <w:t xml:space="preserve">, </w:t>
      </w:r>
      <w:r w:rsidR="007335AD">
        <w:t>but note that it decreases without lower bound when the numerator increase relatively, and</w:t>
      </w:r>
      <w:r w:rsidR="00BB7562">
        <w:t xml:space="preserve"> can even</w:t>
      </w:r>
      <w:r w:rsidR="007335AD">
        <w:t xml:space="preserve"> become negative when the distance between A</w:t>
      </w:r>
      <w:r w:rsidR="007335AD" w:rsidRPr="0015411C">
        <w:rPr>
          <w:vertAlign w:val="subscript"/>
        </w:rPr>
        <w:t>observed</w:t>
      </w:r>
      <w:r w:rsidR="007335AD">
        <w:t xml:space="preserve"> and A</w:t>
      </w:r>
      <w:r w:rsidR="007335AD" w:rsidRPr="0015411C">
        <w:rPr>
          <w:vertAlign w:val="subscript"/>
        </w:rPr>
        <w:t>GT</w:t>
      </w:r>
      <w:r w:rsidR="007335AD">
        <w:t xml:space="preserve"> is greater than between A</w:t>
      </w:r>
      <w:r w:rsidR="007335AD" w:rsidRPr="0015411C">
        <w:rPr>
          <w:vertAlign w:val="subscript"/>
        </w:rPr>
        <w:t>random</w:t>
      </w:r>
      <w:r w:rsidR="007335AD">
        <w:t xml:space="preserve"> and A</w:t>
      </w:r>
      <w:r w:rsidR="007335AD" w:rsidRPr="0015411C">
        <w:rPr>
          <w:vertAlign w:val="subscript"/>
        </w:rPr>
        <w:t>GT</w:t>
      </w:r>
      <w:r w:rsidR="007335AD" w:rsidRPr="007335AD">
        <w:t xml:space="preserve"> (</w:t>
      </w:r>
      <w:r w:rsidR="007335AD" w:rsidRPr="007335AD">
        <w:rPr>
          <w:i/>
          <w:iCs/>
        </w:rPr>
        <w:t>i.e.</w:t>
      </w:r>
      <w:r w:rsidR="007335AD" w:rsidRPr="007335AD">
        <w:t xml:space="preserve"> </w:t>
      </w:r>
      <w:r w:rsidR="007335AD">
        <w:t>when a random network is closer to ground truth than the empirical one)</w:t>
      </w:r>
      <w:r w:rsidR="007335AD" w:rsidRPr="007335AD">
        <w:t>.</w:t>
      </w:r>
    </w:p>
    <w:p w14:paraId="059FB121" w14:textId="3BFBA82B" w:rsidR="00C81F7E" w:rsidRPr="00263C3B" w:rsidRDefault="007335AD" w:rsidP="007335AD">
      <w:pPr>
        <w:pStyle w:val="Titre3"/>
      </w:pPr>
      <w:r>
        <w:t>Statistical analysis</w:t>
      </w:r>
    </w:p>
    <w:p w14:paraId="060937D6" w14:textId="00D5C4CA" w:rsidR="007335AD" w:rsidRDefault="00C81F7E" w:rsidP="007335AD">
      <w:r w:rsidRPr="00263C3B">
        <w:t xml:space="preserve">For each parameter combination, we built </w:t>
      </w:r>
      <w:r w:rsidR="007335AD">
        <w:t>linear mixed models (</w:t>
      </w:r>
      <w:r w:rsidRPr="00263C3B">
        <w:t>LMMs</w:t>
      </w:r>
      <w:r w:rsidR="007335AD">
        <w:t>)</w:t>
      </w:r>
      <w:r w:rsidRPr="00263C3B">
        <w:t xml:space="preserve"> with </w:t>
      </w:r>
      <w:r w:rsidR="007335AD">
        <w:t xml:space="preserve">our goodness of fit measure (GOF) </w:t>
      </w:r>
      <w:r w:rsidRPr="00263C3B">
        <w:t xml:space="preserve">as the dependent variable, the </w:t>
      </w:r>
      <w:r w:rsidR="007335AD">
        <w:t xml:space="preserve">empirical </w:t>
      </w:r>
      <w:r w:rsidRPr="00263C3B">
        <w:t xml:space="preserve">method (single </w:t>
      </w:r>
      <w:r w:rsidR="007335AD">
        <w:t xml:space="preserve">network </w:t>
      </w:r>
      <w:r w:rsidRPr="00BB7562">
        <w:rPr>
          <w:i/>
          <w:iCs/>
        </w:rPr>
        <w:t>v</w:t>
      </w:r>
      <w:r w:rsidR="00BB7562" w:rsidRPr="00BB7562">
        <w:rPr>
          <w:i/>
          <w:iCs/>
        </w:rPr>
        <w:t>ersu</w:t>
      </w:r>
      <w:r w:rsidRPr="00BB7562">
        <w:rPr>
          <w:i/>
          <w:iCs/>
        </w:rPr>
        <w:t>s</w:t>
      </w:r>
      <w:r w:rsidRPr="00263C3B">
        <w:t xml:space="preserve"> bootstrap) as the predicting variable, and </w:t>
      </w:r>
      <w:r w:rsidR="007335AD">
        <w:t xml:space="preserve">the ground truth and </w:t>
      </w:r>
      <w:r w:rsidR="007335AD" w:rsidRPr="00263C3B">
        <w:t xml:space="preserve">trial </w:t>
      </w:r>
      <w:r w:rsidR="007335AD">
        <w:t xml:space="preserve">blocks </w:t>
      </w:r>
      <w:r w:rsidRPr="00263C3B">
        <w:t>as a</w:t>
      </w:r>
      <w:r w:rsidR="007335AD">
        <w:t xml:space="preserve">n </w:t>
      </w:r>
      <w:r w:rsidRPr="00263C3B">
        <w:t>intercept random effect model</w:t>
      </w:r>
      <w:r w:rsidR="007335AD">
        <w:t xml:space="preserve"> (the latter blocks nested in the formers)</w:t>
      </w:r>
      <w:r w:rsidRPr="00263C3B">
        <w:t>.</w:t>
      </w:r>
    </w:p>
    <w:p w14:paraId="3D1592BF" w14:textId="56BEF261" w:rsidR="00C81F7E" w:rsidRPr="00263C3B" w:rsidRDefault="007335AD" w:rsidP="007335AD">
      <w:r>
        <w:t xml:space="preserve">Simulations were written in R </w:t>
      </w:r>
      <w:r>
        <w:fldChar w:fldCharType="begin"/>
      </w:r>
      <w:r>
        <w:instrText xml:space="preserve"> ADDIN ZOTERO_ITEM CSL_CITATION {"citationID":"BuMOmqfM","properties":{"formattedCitation":"(R Core Team, 2019)","plainCitation":"(R Core Team, 2019)","noteIndex":0},"citationItems":[{"id":1688,"uris":["http://zotero.org/users/2554431/items/34M6WS7E"],"uri":["http://zotero.org/users/2554431/items/34M6WS7E"],"itemData":{"id":1688,"type":"book","title":"R: A Language and Environment for Statistical Computing","publisher":"R Foundation for Statistical Computing","publisher-place":"Vienna, Austria","version":"3.6.1","source":"Google Scholar","event-place":"Vienna, Austria","URL":"https://www.R-project.org/","title-short":"R","author":[{"literal":"R Core Team"}],"issued":{"date-parts":[["2019"]]}}}],"schema":"https://github.com/citation-style-language/schema/raw/master/csl-citation.json"} </w:instrText>
      </w:r>
      <w:r>
        <w:fldChar w:fldCharType="separate"/>
      </w:r>
      <w:r w:rsidRPr="007335AD">
        <w:t>(R Core Team, 2019)</w:t>
      </w:r>
      <w:r>
        <w:fldChar w:fldCharType="end"/>
      </w:r>
      <w:r>
        <w:t xml:space="preserve">, networks were using the </w:t>
      </w:r>
      <w:r w:rsidRPr="007335AD">
        <w:rPr>
          <w:i/>
          <w:iCs/>
        </w:rPr>
        <w:t>igraph</w:t>
      </w:r>
      <w:r>
        <w:t xml:space="preserve"> package </w:t>
      </w:r>
      <w:r>
        <w:fldChar w:fldCharType="begin"/>
      </w:r>
      <w:r>
        <w:instrText xml:space="preserve"> ADDIN ZOTERO_ITEM CSL_CITATION {"citationID":"YOjWBtwC","properties":{"formattedCitation":"(Csardi and Nepusz, 2006)","plainCitation":"(Csardi and Nepusz, 2006)","noteIndex":0},"citationItems":[{"id":83,"uris":["http://zotero.org/users/2554431/items/NTWW9RBA"],"uri":["http://zotero.org/users/2554431/items/NTWW9RBA"],"itemData":{"id":83,"type":"article-journal","title":"The igraph software package for complex network research","container-title":"InterJournal Complex Systems","page":"1695","volume":"1695","source":"Google Scholar","author":[{"family":"Csardi","given":"Gabor"},{"family":"Nepusz","given":"Tamas"}],"issued":{"date-parts":[["2006"]]}}}],"schema":"https://github.com/citation-style-language/schema/raw/master/csl-citation.json"} </w:instrText>
      </w:r>
      <w:r>
        <w:fldChar w:fldCharType="separate"/>
      </w:r>
      <w:r w:rsidRPr="007335AD">
        <w:t>(Csardi and Nepusz, 2006)</w:t>
      </w:r>
      <w:r>
        <w:fldChar w:fldCharType="end"/>
      </w:r>
      <w:r>
        <w:t xml:space="preserve"> and LMMs were built with </w:t>
      </w:r>
      <w:r w:rsidRPr="007335AD">
        <w:rPr>
          <w:i/>
          <w:iCs/>
        </w:rPr>
        <w:t>glmmTMB</w:t>
      </w:r>
      <w:r>
        <w:t xml:space="preserve"> </w:t>
      </w:r>
      <w:r>
        <w:fldChar w:fldCharType="begin"/>
      </w:r>
      <w:r>
        <w:instrText xml:space="preserve"> ADDIN ZOTERO_ITEM CSL_CITATION {"citationID":"jGxgJH0C","properties":{"formattedCitation":"(Brooks et al., 2017)","plainCitation":"(Brooks et al., 2017)","noteIndex":0},"citationItems":[{"id":1683,"uris":["http://zotero.org/users/2554431/items/UE5PDJ2W"],"uri":["http://zotero.org/users/2554431/items/UE5PDJ2W"],"itemData":{"id":1683,"type":"article-journal","title":"glmmTMB Balances Speed and Flexibility Among Packages for Zero-inflated Generalized Linear Mixed Modeling","container-title":"The R Journal","page":"378","volume":"9","issue":"2","source":"DOI.org (Crossref)","abstract":"Count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lme4.","DOI":"10.32614/RJ-2017-066","ISSN":"2073-4859","journalAbbreviation":"The R Journal","language":"en","author":[{"family":"Brooks","given":"Mollie","suffix":"E."},{"family":"Kristensen","given":"Kasper"},{"family":"Benthem","given":"Koen","suffix":"J.,van"},{"family":"Magnusson","given":"Arni"},{"family":"Berg","given":"Casper","suffix":"W."},{"family":"Nielsen","given":"Anders"},{"family":"Skaug","given":"Hans","suffix":"J."},{"family":"Mächler","given":"Martin"},{"family":"Bolker","given":"Benjamin","suffix":"M."}],"issued":{"date-parts":[["2017"]]}}}],"schema":"https://github.com/citation-style-language/schema/raw/master/csl-citation.json"} </w:instrText>
      </w:r>
      <w:r>
        <w:fldChar w:fldCharType="separate"/>
      </w:r>
      <w:r w:rsidRPr="007335AD">
        <w:t>(Brooks et al., 2017)</w:t>
      </w:r>
      <w:r>
        <w:fldChar w:fldCharType="end"/>
      </w:r>
      <w:r>
        <w:t>. The scripts used</w:t>
      </w:r>
      <w:r w:rsidR="0002190F">
        <w:t xml:space="preserve"> are available in supplementary material X.</w:t>
      </w:r>
    </w:p>
    <w:p w14:paraId="05C52F20" w14:textId="75BB1B7E" w:rsidR="00C81F7E" w:rsidRPr="00263C3B" w:rsidRDefault="00C81F7E" w:rsidP="00C81F7E">
      <w:pPr>
        <w:pStyle w:val="Titre2"/>
      </w:pPr>
      <w:r w:rsidRPr="00263C3B">
        <w:t>Dynamic network</w:t>
      </w:r>
      <w:r w:rsidR="0002190F">
        <w:t xml:space="preserve"> subsampling</w:t>
      </w:r>
    </w:p>
    <w:p w14:paraId="3F7F76C6" w14:textId="11299FE8" w:rsidR="00537DEA" w:rsidRDefault="00537DEA" w:rsidP="00C81F7E">
      <w:r>
        <w:t xml:space="preserve">There are two types of temporal network: time-ordered and time-aggregated </w:t>
      </w:r>
      <w:r>
        <w:fldChar w:fldCharType="begin"/>
      </w:r>
      <w:r>
        <w:instrText xml:space="preserve"> ADDIN ZOTERO_ITEM CSL_CITATION {"citationID":"NRb7Gep7","properties":{"formattedCitation":"(Blonder et al., 2012)","plainCitation":"(Blonder et al., 2012)","noteIndex":0},"citationItems":[{"id":1461,"uris":["http://zotero.org/users/2554431/items/YNEUWIQE"],"uri":["http://zotero.org/users/2554431/items/YNEUWIQE"],"itemData":{"id":1461,"type":"article-journal","title":"Temporal dynamics and network analysis: &lt;i&gt;Temporal dynamics and network analysis&lt;/i&gt;","container-title":"Methods in Ecology and Evolution","page":"958-972","volume":"3","issue":"6","source":"Crossref","DOI":"10.1111/j.2041-210X.2012.00236.x","ISSN":"2041210X","title-short":"Temporal dynamics and network analysis","language":"en","author":[{"family":"Blonder","given":"Benjamin"},{"family":"Wey","given":"Tina W."},{"family":"Dornhaus","given":"Anna"},{"family":"James","given":"Richard"},{"family":"Sih","given":"Andrew"}],"issued":{"date-parts":[["2012",12]]}}}],"schema":"https://github.com/citation-style-language/schema/raw/master/csl-citation.json"} </w:instrText>
      </w:r>
      <w:r>
        <w:fldChar w:fldCharType="separate"/>
      </w:r>
      <w:r w:rsidRPr="00537DEA">
        <w:t>(Blonder et al., 2012)</w:t>
      </w:r>
      <w:r>
        <w:fldChar w:fldCharType="end"/>
      </w:r>
      <w:r>
        <w:t>. The former record a network's edges start and end times, while the latter pool data as with static networks, but sub-sample</w:t>
      </w:r>
      <w:r w:rsidR="001014AE">
        <w:t>s</w:t>
      </w:r>
      <w:r>
        <w:t xml:space="preserve"> them according to </w:t>
      </w:r>
      <w:r w:rsidR="001014AE">
        <w:t xml:space="preserve">the time of collection. Therefore, time-aggregated networks are more directly comparable to their static counterparts, as well as simple to create </w:t>
      </w:r>
      <w:r w:rsidR="001014AE">
        <w:fldChar w:fldCharType="begin"/>
      </w:r>
      <w:r w:rsidR="001014AE">
        <w:instrText xml:space="preserve"> ADDIN ZOTERO_ITEM CSL_CITATION {"citationID":"VgIjr0m4","properties":{"formattedCitation":"(Farine and Whitehead, 2015)","plainCitation":"(Farine and Whitehead, 2015)","noteIndex":0},"citationItems":[{"id":502,"uris":["http://zotero.org/users/2554431/items/A9VWKZKM"],"uri":["http://zotero.org/users/2554431/items/A9VWKZKM"],"itemData":{"id":502,"type":"article-journal","title":"Constructing, conducting and interpreting animal social network analysis","container-title":"Journal of Animal Ecology","page":"1144-1163","volume":"84","issue":"5","source":"Wiley Online Library","abstract":"*\nAnimal social networks are descriptions of social structure which, aside from their intrinsic interest for understanding sociality, can have significant bearing across many fields of biology.\n\n\n\n*\nNetwork analysis provides a flexible toolbox for testing a broad range of hypotheses, and for describing the social system of species or populations in a quantitative and comparable manner. However, it requires careful consideration of underlying assumptions, in particular differentiating real from observed networks and controlling for inherent biases that are common in social data.\n\n\n\n*\nWe provide a practical guide for using this framework to analyse animal social systems and test hypotheses. First, we discuss key considerations when defining nodes and edges, and when designing methods for collecting data. We discuss different approaches for inferring social networks from these data and displaying them. We then provide an overview of methods for quantifying properties of nodes and networks, as well as for testing hypotheses concerning network structure and network processes. Finally, we provide information about assessing the power and accuracy of an observed network.\n\n\n\n*\nAlongside this manuscript, we provide appendices containing background information on common programming routines and worked examples of how to perform network analysis using the r programming language.\n\n\n\n*\nWe conclude by discussing some of the major current challenges in social network analysis and interesting future directions. In particular, we highlight the under-exploited potential of experimental manipulations on social networks to address research questions.","DOI":"10.1111/1365-2656.12418","ISSN":"1365-2656","journalAbbreviation":"J Anim Ecol","language":"en","author":[{"family":"Farine","given":"Damien R."},{"family":"Whitehead","given":"Hal"}],"issued":{"date-parts":[["2015",9,1]]}}}],"schema":"https://github.com/citation-style-language/schema/raw/master/csl-citation.json"} </w:instrText>
      </w:r>
      <w:r w:rsidR="001014AE">
        <w:fldChar w:fldCharType="separate"/>
      </w:r>
      <w:r w:rsidR="001014AE" w:rsidRPr="001014AE">
        <w:t>(Farine and Whitehead, 2015)</w:t>
      </w:r>
      <w:r w:rsidR="001014AE">
        <w:fldChar w:fldCharType="end"/>
      </w:r>
      <w:r w:rsidR="001014AE">
        <w:t>. One can think of time-aggregated networks as temporal "snapshots"</w:t>
      </w:r>
      <w:r w:rsidR="00985A0B">
        <w:t>, or "slices"</w:t>
      </w:r>
      <w:r w:rsidR="001014AE">
        <w:t xml:space="preserve"> </w:t>
      </w:r>
      <w:r w:rsidR="001014AE">
        <w:fldChar w:fldCharType="begin"/>
      </w:r>
      <w:r w:rsidR="00985A0B">
        <w:instrText xml:space="preserve"> ADDIN ZOTERO_ITEM CSL_CITATION {"citationID":"RSpXcrti","properties":{"formattedCitation":"(Farine, 2018; Silk et al., 2017)","plainCitation":"(Farine, 2018; Silk et al., 2017)","noteIndex":0},"citationItems":[{"id":1879,"uris":["http://zotero.org/users/2554431/items/TFCBTY7R"],"uri":["http://zotero.org/users/2554431/items/TFCBTY7R"],"itemData":{"id":1879,"type":"article-journal","title":"When to choose dynamic vs. static social network analysis","container-title":"Journal of Animal Ecology","page":"128-138","volume":"87","issue":"1","source":"DOI.org (Crossref)","DOI":"10.1111/1365-2656.12764","ISSN":"00218790","journalAbbreviation":"J Anim Ecol","language":"en","author":[{"family":"Farine","given":"Damien R."}],"editor":[{"family":"Fenton","given":"Andy"}],"issued":{"date-parts":[["2018",1]]}}},{"id":1633,"uris":["http://zotero.org/users/2554431/items/JJHNPTZ7"],"uri":["http://zotero.org/users/2554431/items/JJHNPTZ7"],"itemData":{"id":1633,"type":"article-journal","title":"Using Social Network Measures in Wildlife Disease Ecology, Epidemiology, and Management","container-title":"BioScience","page":"245-257","volume":"67","issue":"3","source":"academic.oup.com","abstract":"Abstract.  Contact networks, behavioral interactions, and shared use of space can all have important implications for the spread of disease in animals. Social n","DOI":"10.1093/biosci/biw175","ISSN":"0006-3568","journalAbbreviation":"BioScience","language":"en","author":[{"family":"Silk","given":"Matthew J."},{"family":"Croft","given":"Darren P."},{"family":"Delahay","given":"Richard J."},{"family":"Hodgson","given":"David J."},{"family":"Boots","given":"Mike"},{"family":"Weber","given":"Nicola"},{"family":"McDonald","given":"Robbie A."}],"issued":{"date-parts":[["2017",3,1]]}}}],"schema":"https://github.com/citation-style-language/schema/raw/master/csl-citation.json"} </w:instrText>
      </w:r>
      <w:r w:rsidR="001014AE">
        <w:fldChar w:fldCharType="separate"/>
      </w:r>
      <w:r w:rsidR="00985A0B" w:rsidRPr="00985A0B">
        <w:t>(Farine, 2018; Silk et al., 2017)</w:t>
      </w:r>
      <w:r w:rsidR="001014AE">
        <w:fldChar w:fldCharType="end"/>
      </w:r>
      <w:r w:rsidR="001014AE">
        <w:t>.</w:t>
      </w:r>
    </w:p>
    <w:p w14:paraId="11C6E604" w14:textId="6EA9A612" w:rsidR="001014AE" w:rsidRDefault="001014AE" w:rsidP="00C81F7E">
      <w:r>
        <w:t xml:space="preserve">Farine </w:t>
      </w:r>
      <w:r>
        <w:fldChar w:fldCharType="begin"/>
      </w:r>
      <w:r>
        <w:instrText xml:space="preserve"> ADDIN ZOTERO_ITEM CSL_CITATION {"citationID":"pbhv3oSy","properties":{"formattedCitation":"(2018)","plainCitation":"(2018)","noteIndex":0},"citationItems":[{"id":1879,"uris":["http://zotero.org/users/2554431/items/TFCBTY7R"],"uri":["http://zotero.org/users/2554431/items/TFCBTY7R"],"itemData":{"id":1879,"type":"article-journal","title":"When to choose dynamic vs. static social network analysis","container-title":"Journal of Animal Ecology","page":"128-138","volume":"87","issue":"1","source":"DOI.org (Crossref)","DOI":"10.1111/1365-2656.12764","ISSN":"00218790","journalAbbreviation":"J Anim Ecol","language":"en","author":[{"family":"Farine","given":"Damien R."}],"editor":[{"family":"Fenton","given":"Andy"}],"issued":{"date-parts":[["2018",1]]}},"suppress-author":true}],"schema":"https://github.com/citation-style-language/schema/raw/master/csl-citation.json"} </w:instrText>
      </w:r>
      <w:r>
        <w:fldChar w:fldCharType="separate"/>
      </w:r>
      <w:r w:rsidRPr="001014AE">
        <w:t>(2018)</w:t>
      </w:r>
      <w:r>
        <w:fldChar w:fldCharType="end"/>
      </w:r>
      <w:r>
        <w:t xml:space="preserve"> reviewed aspects relevant to the choice of static </w:t>
      </w:r>
      <w:r w:rsidRPr="001014AE">
        <w:rPr>
          <w:i/>
          <w:iCs/>
        </w:rPr>
        <w:t>versus</w:t>
      </w:r>
      <w:r>
        <w:t xml:space="preserve"> dynamic networks in a study</w:t>
      </w:r>
      <w:r w:rsidR="00985A0B">
        <w:t xml:space="preserve"> design</w:t>
      </w:r>
      <w:r>
        <w:t xml:space="preserve">. For our case study, dynamic network analysis is crucial given the scope of a disease transmission, as well as seasonal behavioural changes expected in such a free-ranging </w:t>
      </w:r>
      <w:r>
        <w:lastRenderedPageBreak/>
        <w:t xml:space="preserve">primate species. One can assume for instance that association patterns might </w:t>
      </w:r>
      <w:r w:rsidR="00DC2468">
        <w:t xml:space="preserve">vary </w:t>
      </w:r>
      <w:r>
        <w:t>during the reproductive season</w:t>
      </w:r>
      <w:r w:rsidR="00DC2468">
        <w:t>, and so might dynamic social networks</w:t>
      </w:r>
      <w:r>
        <w:t>.</w:t>
      </w:r>
    </w:p>
    <w:p w14:paraId="1CDFBB3D" w14:textId="0617ACF2" w:rsidR="00DC2468" w:rsidRDefault="00DC2468" w:rsidP="00C81F7E">
      <w:r>
        <w:t>Previous studies investigate</w:t>
      </w:r>
      <w:r w:rsidR="00985A0B">
        <w:t>d</w:t>
      </w:r>
      <w:r>
        <w:t xml:space="preserve"> </w:t>
      </w:r>
      <w:r w:rsidR="0036412F">
        <w:t xml:space="preserve">different </w:t>
      </w:r>
      <w:r>
        <w:t xml:space="preserve">aspects </w:t>
      </w:r>
      <w:r w:rsidR="0036412F">
        <w:t xml:space="preserve">and methods </w:t>
      </w:r>
      <w:r>
        <w:t xml:space="preserve">of dynamic sampling </w:t>
      </w:r>
      <w:r>
        <w:fldChar w:fldCharType="begin"/>
      </w:r>
      <w:r w:rsidR="0036412F">
        <w:instrText xml:space="preserve"> ADDIN ZOTERO_ITEM CSL_CITATION {"citationID":"PxS2Cc9u","properties":{"formattedCitation":"(Darst et al., 2016; Gurarie et al., 2009; Psorakis et al., 2015; Silk et al., 2017)","plainCitation":"(Darst et al., 2016; Gurarie et al., 2009; Psorakis et al., 2015; Silk et al., 2017)","noteIndex":0},"citationItems":[{"id":1973,"uris":["http://zotero.org/users/2554431/items/BUFJHGN9"],"uri":["http://zotero.org/users/2554431/items/BUFJHGN9"],"itemData":{"id":1973,"type":"article-journal","title":"Detection of timescales in evolving complex systems","container-title":"Scientific Reports","page":"39713","volume":"6","source":"www.nature.com","abstract":"Most complex systems are intrinsically dynamic in nature. The evolution of a dynamic complex system is typically represented as a sequence of snapshots, where each snapshot describes the configuration of the system at a particular instant of time. This is often done by using constant intervals but a better approach would be to define dynamic intervals that match the evolution of the system’s configuration. To this end, we propose a method that aims at detecting evolutionary changes in the configuration of a complex system, and generates intervals accordingly. We show that evolutionary timescales can be identified by looking for peaks in the similarity between the sets of events on consecutive time intervals of data. Tests on simple toy models reveal that the technique is able to detect evolutionary timescales of time-varying data both when the evolution is smooth as well as when it changes sharply. This is further corroborated by analyses of several real datasets. Our method is scalable to extremely large datasets and is computationally efficient. This allows a quick, parameter-free detection of multiple timescales in the evolution of a complex system.","DOI":"10.1038/srep39713","ISSN":"2045-2322","language":"en","author":[{"family":"Darst","given":"Richard K."},{"family":"Granell","given":"Clara"},{"family":"Arenas","given":"Alex"},{"family":"Gómez","given":"Sergio"},{"family":"Saramäki","given":"Jari"},{"family":"Fortunato","given":"Santo"}],"issued":{"date-parts":[["2016",12,22]]}}},{"id":1972,"uris":["http://zotero.org/users/2554431/items/94Y4D5ER"],"uri":["http://zotero.org/users/2554431/items/94Y4D5ER"],"itemData":{"id":1972,"type":"article-journal","title":"A novel method for identifying behavioural changes in animal movement data","container-title":"Ecology Letters","page":"395-408","volume":"12","issue":"5","source":"DOI.org (Crossref)","abstract":"A goal of animal movement analysis is to reveal behavioural mechanisms by which organisms utilize complex and variable environments. Statistical analysis of movement data is complicated by the fact that the data are multidimensional, autocorrelated and often marked by error and irregular measurement intervals or gappiness. Furthermore, movement data reﬂect behaviours that are themselves heterogeneous. Here, we model movement data as a subsampling of a continuous stochastic processes, and introduce the behavioural change point analysis (BCPA), a likelihood-based method that allows for the identiﬁcation of signiﬁcant structural changes. The BCPA is robust to gappiness and measurement error, computationally efﬁcient, easy to implement and reveals structure that is otherwise difﬁcult to discern. We apply the analysis to a GPS movement track of a northern fur seal (Callorhinus ursinus), revealing an unexpectedly complex diurnal behavioural profile, and demonstrate its robustness to the greater errors associated with the ARGOS tracking system. By informing empirical interpretation of movement data, we suggest that the BCPA can eventually motivate the development of mechanistic behavioural models.","DOI":"10.1111/j.1461-0248.2009.01293.x","ISSN":"1461023X, 14610248","language":"en","author":[{"family":"Gurarie","given":"Eliezer"},{"family":"Andrews","given":"Russel D."},{"family":"Laidre","given":"Kristin L."}],"issued":{"date-parts":[["2009",5]]}}},{"id":1969,"uris":["http://zotero.org/users/2554431/items/5HJHEJ6T"],"uri":["http://zotero.org/users/2554431/items/5HJHEJ6T"],"itemData":{"id":1969,"type":"article-journal","title":"Inferring social structure from temporal data","container-title":"Behavioral Ecology and Sociobiology","page":"857-866","volume":"69","issue":"5","source":"DOI.org (Crossref)","DOI":"10.1007/s00265-015-1906-0","ISSN":"0340-5443, 1432-0762","journalAbbreviation":"Behav Ecol Sociobiol","language":"en","author":[{"family":"Psorakis","given":"Ioannis"},{"family":"Voelkl","given":"Bernhard"},{"family":"Garroway","given":"Colin J."},{"family":"Radersma","given":"Reinder"},{"family":"Aplin","given":"Lucy M."},{"family":"Crates","given":"Ross A."},{"family":"Culina","given":"Antica"},{"family":"Farine","given":"Damien R."},{"family":"Firth","given":"Josh A."},{"family":"Hinde","given":"Camilla A."},{"family":"Kidd","given":"Lindall R."},{"family":"Milligan","given":"Nicole D."},{"family":"Roberts","given":"Stephen J."},{"family":"Verhelst","given":"Brecht"},{"family":"Sheldon","given":"Ben C."}],"issued":{"date-parts":[["2015",5]]}}},{"id":1633,"uris":["http://zotero.org/users/2554431/items/JJHNPTZ7"],"uri":["http://zotero.org/users/2554431/items/JJHNPTZ7"],"itemData":{"id":1633,"type":"article-journal","title":"Using Social Network Measures in Wildlife Disease Ecology, Epidemiology, and Management","container-title":"BioScience","page":"245-257","volume":"67","issue":"3","source":"academic.oup.com","abstract":"Abstract.  Contact networks, behavioral interactions, and shared use of space can all have important implications for the spread of disease in animals. Social n","DOI":"10.1093/biosci/biw175","ISSN":"0006-3568","journalAbbreviation":"BioScience","language":"en","author":[{"family":"Silk","given":"Matthew J."},{"family":"Croft","given":"Darren P."},{"family":"Delahay","given":"Richard J."},{"family":"Hodgson","given":"David J."},{"family":"Boots","given":"Mike"},{"family":"Weber","given":"Nicola"},{"family":"McDonald","given":"Robbie A."}],"issued":{"date-parts":[["2017",3,1]]}}}],"schema":"https://github.com/citation-style-language/schema/raw/master/csl-citation.json"} </w:instrText>
      </w:r>
      <w:r>
        <w:fldChar w:fldCharType="separate"/>
      </w:r>
      <w:r w:rsidR="0036412F" w:rsidRPr="0036412F">
        <w:t>(Darst et al., 2016; Gurarie et al., 2009; Psorakis et al., 2015; Silk et al., 2017)</w:t>
      </w:r>
      <w:r>
        <w:fldChar w:fldCharType="end"/>
      </w:r>
      <w:r w:rsidR="0036412F">
        <w:t xml:space="preserve">, but its associated uncertainty is still poorly understood and is yet </w:t>
      </w:r>
      <w:r>
        <w:t>to investigate</w:t>
      </w:r>
      <w:r w:rsidR="005F1F87">
        <w:t>. W</w:t>
      </w:r>
      <w:r w:rsidR="005F1F87" w:rsidRPr="00263C3B">
        <w:t>e</w:t>
      </w:r>
      <w:r w:rsidR="005F1F87">
        <w:t xml:space="preserve"> introduce here a method to assess part of the temporal sub-sampling uncertainty of dynamic networks</w:t>
      </w:r>
      <w:r w:rsidR="005F1F87" w:rsidRPr="00263C3B">
        <w:t>.</w:t>
      </w:r>
    </w:p>
    <w:p w14:paraId="798DD191" w14:textId="58D36D10" w:rsidR="005F1F87" w:rsidRDefault="005F1F87" w:rsidP="00C81F7E">
      <w:r>
        <w:t>Relying on such time-aggregated networks, and somehow comparable to the variable time</w:t>
      </w:r>
      <w:r w:rsidR="00985A0B">
        <w:t>-</w:t>
      </w:r>
      <w:r>
        <w:t xml:space="preserve">windows presented by Psorakis and colleagues </w:t>
      </w:r>
      <w:r>
        <w:fldChar w:fldCharType="begin"/>
      </w:r>
      <w:r>
        <w:instrText xml:space="preserve"> ADDIN ZOTERO_ITEM CSL_CITATION {"citationID":"xmshAkQC","properties":{"formattedCitation":"(2015)","plainCitation":"(2015)","noteIndex":0},"citationItems":[{"id":1969,"uris":["http://zotero.org/users/2554431/items/5HJHEJ6T"],"uri":["http://zotero.org/users/2554431/items/5HJHEJ6T"],"itemData":{"id":1969,"type":"article-journal","title":"Inferring social structure from temporal data","container-title":"Behavioral Ecology and Sociobiology","page":"857-866","volume":"69","issue":"5","source":"DOI.org (Crossref)","DOI":"10.1007/s00265-015-1906-0","ISSN":"0340-5443, 1432-0762","journalAbbreviation":"Behav Ecol Sociobiol","language":"en","author":[{"family":"Psorakis","given":"Ioannis"},{"family":"Voelkl","given":"Bernhard"},{"family":"Garroway","given":"Colin J."},{"family":"Radersma","given":"Reinder"},{"family":"Aplin","given":"Lucy M."},{"family":"Crates","given":"Ross A."},{"family":"Culina","given":"Antica"},{"family":"Farine","given":"Damien R."},{"family":"Firth","given":"Josh A."},{"family":"Hinde","given":"Camilla A."},{"family":"Kidd","given":"Lindall R."},{"family":"Milligan","given":"Nicole D."},{"family":"Roberts","given":"Stephen J."},{"family":"Verhelst","given":"Brecht"},{"family":"Sheldon","given":"Ben C."}],"issued":{"date-parts":[["2015",5]]}},"suppress-author":true}],"schema":"https://github.com/citation-style-language/schema/raw/master/csl-citation.json"} </w:instrText>
      </w:r>
      <w:r>
        <w:fldChar w:fldCharType="separate"/>
      </w:r>
      <w:r w:rsidRPr="005F1F87">
        <w:t>(2015)</w:t>
      </w:r>
      <w:r>
        <w:fldChar w:fldCharType="end"/>
      </w:r>
      <w:r>
        <w:t>, we wrote an R algorithm we called Random Time-Window Shift (see supplementary material X</w:t>
      </w:r>
      <w:r w:rsidR="00985A0B">
        <w:t xml:space="preserve"> and </w:t>
      </w:r>
      <w:r w:rsidR="00985A0B">
        <w:fldChar w:fldCharType="begin"/>
      </w:r>
      <w:r w:rsidR="00985A0B">
        <w:instrText xml:space="preserve"> REF _Ref18564005 \h </w:instrText>
      </w:r>
      <w:r w:rsidR="00985A0B">
        <w:fldChar w:fldCharType="separate"/>
      </w:r>
      <w:r w:rsidR="00985A0B">
        <w:t xml:space="preserve">Figure </w:t>
      </w:r>
      <w:r w:rsidR="00985A0B">
        <w:rPr>
          <w:noProof/>
        </w:rPr>
        <w:t>2</w:t>
      </w:r>
      <w:r w:rsidR="00985A0B">
        <w:fldChar w:fldCharType="end"/>
      </w:r>
      <w:r>
        <w:t xml:space="preserve">). </w:t>
      </w:r>
      <w:r w:rsidR="00C81F7E" w:rsidRPr="00263C3B">
        <w:t>This algorithm assumes several key dates</w:t>
      </w:r>
      <w:r>
        <w:t xml:space="preserve"> </w:t>
      </w:r>
      <w:r w:rsidR="00C81F7E" w:rsidRPr="00263C3B">
        <w:t>spread in time</w:t>
      </w:r>
      <w:r w:rsidRPr="005F1F87">
        <w:t xml:space="preserve"> </w:t>
      </w:r>
      <w:r>
        <w:t>of a non-network related process</w:t>
      </w:r>
      <w:r w:rsidR="00C81F7E" w:rsidRPr="00263C3B">
        <w:t xml:space="preserve">, </w:t>
      </w:r>
      <w:r w:rsidR="00C81F7E" w:rsidRPr="005F1F87">
        <w:rPr>
          <w:i/>
          <w:iCs/>
        </w:rPr>
        <w:t>e.g.</w:t>
      </w:r>
      <w:r w:rsidR="00C81F7E" w:rsidRPr="00263C3B">
        <w:t xml:space="preserve"> individual captures, samples collection</w:t>
      </w:r>
      <w:r w:rsidR="00985A0B">
        <w:t xml:space="preserve"> </w:t>
      </w:r>
      <w:r w:rsidR="00985A0B" w:rsidRPr="00985A0B">
        <w:rPr>
          <w:highlight w:val="magenta"/>
        </w:rPr>
        <w:t>(the poop in the diagram)</w:t>
      </w:r>
      <w:r w:rsidR="00C81F7E" w:rsidRPr="00263C3B">
        <w:t xml:space="preserve">, </w:t>
      </w:r>
      <w:r>
        <w:t xml:space="preserve">but also </w:t>
      </w:r>
      <w:r w:rsidR="00C81F7E" w:rsidRPr="00263C3B">
        <w:t>arbitrary constant time interval, as well as temporally distributed observations</w:t>
      </w:r>
      <w:r w:rsidR="00985A0B">
        <w:t xml:space="preserve"> (vertical arrows)</w:t>
      </w:r>
      <w:r w:rsidR="00C81F7E" w:rsidRPr="00263C3B">
        <w:t>, from which dynamic networks will be build.</w:t>
      </w:r>
      <w:r>
        <w:t xml:space="preserve"> </w:t>
      </w:r>
    </w:p>
    <w:p w14:paraId="1F029C10" w14:textId="77777777" w:rsidR="005F1F87" w:rsidRDefault="005F1F87" w:rsidP="005F1F87">
      <w:pPr>
        <w:keepNext/>
      </w:pPr>
      <w:commentRangeStart w:id="169"/>
      <w:r w:rsidRPr="005F1F87">
        <w:rPr>
          <w:noProof/>
        </w:rPr>
        <w:drawing>
          <wp:inline distT="0" distB="0" distL="0" distR="0" wp14:anchorId="4F2A9CCE" wp14:editId="7CE157E1">
            <wp:extent cx="5760720" cy="348742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87420"/>
                    </a:xfrm>
                    <a:prstGeom prst="rect">
                      <a:avLst/>
                    </a:prstGeom>
                  </pic:spPr>
                </pic:pic>
              </a:graphicData>
            </a:graphic>
          </wp:inline>
        </w:drawing>
      </w:r>
      <w:commentRangeEnd w:id="169"/>
      <w:r w:rsidR="00EB45B4">
        <w:rPr>
          <w:rStyle w:val="Marquedecommentaire"/>
        </w:rPr>
        <w:commentReference w:id="169"/>
      </w:r>
    </w:p>
    <w:p w14:paraId="577BE65A" w14:textId="25C649A7" w:rsidR="005F1F87" w:rsidRDefault="005F1F87" w:rsidP="005F1F87">
      <w:pPr>
        <w:pStyle w:val="Legendwithsublegend"/>
      </w:pPr>
      <w:bookmarkStart w:id="170" w:name="_Ref18564005"/>
      <w:commentRangeStart w:id="171"/>
      <w:r>
        <w:t xml:space="preserve">Figure </w:t>
      </w:r>
      <w:r>
        <w:fldChar w:fldCharType="begin"/>
      </w:r>
      <w:r>
        <w:instrText xml:space="preserve"> SEQ Figure \* ARABIC </w:instrText>
      </w:r>
      <w:r>
        <w:fldChar w:fldCharType="separate"/>
      </w:r>
      <w:r>
        <w:rPr>
          <w:noProof/>
        </w:rPr>
        <w:t>2</w:t>
      </w:r>
      <w:r>
        <w:fldChar w:fldCharType="end"/>
      </w:r>
      <w:bookmarkEnd w:id="170"/>
      <w:r>
        <w:t xml:space="preserve"> schematic of the process of the Random Time-Window Shift dynamic sub-sampling method</w:t>
      </w:r>
      <w:commentRangeEnd w:id="171"/>
      <w:r>
        <w:rPr>
          <w:rStyle w:val="Marquedecommentaire"/>
          <w:b w:val="0"/>
          <w:bCs w:val="0"/>
          <w:i w:val="0"/>
          <w:iCs w:val="0"/>
          <w:color w:val="auto"/>
        </w:rPr>
        <w:commentReference w:id="171"/>
      </w:r>
    </w:p>
    <w:p w14:paraId="3100AA1F" w14:textId="03FD609B" w:rsidR="005F1F87" w:rsidRDefault="00D31E50" w:rsidP="005F1F87">
      <w:pPr>
        <w:pStyle w:val="Secondarylegend"/>
      </w:pPr>
      <w:r>
        <w:t>HERE MORE DETAILS</w:t>
      </w:r>
    </w:p>
    <w:p w14:paraId="2A6FD07C" w14:textId="2DD1E0D1" w:rsidR="00D31E50" w:rsidRPr="00263C3B" w:rsidRDefault="00D31E50" w:rsidP="00D31E50">
      <w:r>
        <w:t>The duration of the large and small time-windows can be chosen in relevance of the biological process investigated, as well as the minimum number of observations to have included in the small time-window. Because random shift</w:t>
      </w:r>
      <w:r w:rsidR="00985A0B">
        <w:t>s</w:t>
      </w:r>
      <w:r>
        <w:t xml:space="preserve"> of the small time-window within the large one</w:t>
      </w:r>
      <w:r w:rsidR="00985A0B">
        <w:t xml:space="preserve"> are replicated many times (</w:t>
      </w:r>
      <w:r w:rsidR="00985A0B" w:rsidRPr="00985A0B">
        <w:rPr>
          <w:i/>
          <w:iCs/>
        </w:rPr>
        <w:t>e.g.</w:t>
      </w:r>
      <w:r w:rsidR="00985A0B">
        <w:t xml:space="preserve"> hundreds or thousands)</w:t>
      </w:r>
      <w:r>
        <w:t>, we expect the method to incorporate a sense of uncertainty originating from the choice of sub-sampling for constructing time-aggregated networks. But our algorithm ensure</w:t>
      </w:r>
      <w:r w:rsidR="00985A0B">
        <w:t>s</w:t>
      </w:r>
      <w:r>
        <w:t xml:space="preserve"> that each networks contain at least the minimum number of observation</w:t>
      </w:r>
      <w:r w:rsidR="00985A0B">
        <w:t>s</w:t>
      </w:r>
      <w:r>
        <w:t xml:space="preserve"> defined by the user, as well as the minimum time to consider a snapshot robust enough. </w:t>
      </w:r>
      <w:r w:rsidR="00985A0B">
        <w:t>From the replicated shifts</w:t>
      </w:r>
      <w:r>
        <w:t xml:space="preserve">, </w:t>
      </w:r>
      <w:r w:rsidR="00985A0B">
        <w:t xml:space="preserve">a </w:t>
      </w:r>
      <w:r>
        <w:t xml:space="preserve">distribution of </w:t>
      </w:r>
      <w:r w:rsidR="00985A0B">
        <w:t xml:space="preserve">"shifted" networks </w:t>
      </w:r>
      <w:r>
        <w:t xml:space="preserve">properties or metrics can be generated. </w:t>
      </w:r>
      <w:r w:rsidR="00985A0B">
        <w:t>C</w:t>
      </w:r>
      <w:r>
        <w:t xml:space="preserve">onfidence intervals </w:t>
      </w:r>
      <w:r w:rsidR="00985A0B">
        <w:t xml:space="preserve">for instance </w:t>
      </w:r>
      <w:r>
        <w:t xml:space="preserve">can </w:t>
      </w:r>
      <w:r w:rsidR="00985A0B">
        <w:t xml:space="preserve">then </w:t>
      </w:r>
      <w:r>
        <w:t xml:space="preserve">be computed to represent how uncertain a measure is according to </w:t>
      </w:r>
      <w:r w:rsidR="00985A0B">
        <w:t xml:space="preserve">the </w:t>
      </w:r>
      <w:r>
        <w:t xml:space="preserve">inclusion or not of </w:t>
      </w:r>
      <w:r>
        <w:lastRenderedPageBreak/>
        <w:t>"temporally neihbourging" data</w:t>
      </w:r>
      <w:r w:rsidR="00985A0B">
        <w:t>points</w:t>
      </w:r>
      <w:r>
        <w:t>. Here again, this method is data-driven, require no strong assumption and can be applied flexibly to varied datasets.</w:t>
      </w:r>
    </w:p>
    <w:p w14:paraId="2709765F" w14:textId="77777777" w:rsidR="00C81F7E" w:rsidRPr="00263C3B" w:rsidRDefault="00C81F7E" w:rsidP="00C81F7E">
      <w:pPr>
        <w:pStyle w:val="Titre2"/>
      </w:pPr>
      <w:commentRangeStart w:id="172"/>
      <w:r w:rsidRPr="00263C3B">
        <w:t>Case study</w:t>
      </w:r>
      <w:commentRangeEnd w:id="172"/>
      <w:r w:rsidR="006A1514">
        <w:rPr>
          <w:rStyle w:val="Marquedecommentaire"/>
          <w:rFonts w:eastAsiaTheme="minorEastAsia" w:cstheme="minorBidi"/>
        </w:rPr>
        <w:commentReference w:id="172"/>
      </w:r>
    </w:p>
    <w:p w14:paraId="4E93FA43" w14:textId="72C4A16D" w:rsidR="00C81F7E" w:rsidRPr="00263C3B" w:rsidRDefault="006A1514" w:rsidP="006A1514">
      <w:r>
        <w:t>D</w:t>
      </w:r>
      <w:r w:rsidR="00C81F7E" w:rsidRPr="00263C3B">
        <w:t>escription of the Japanese macaque (</w:t>
      </w:r>
      <w:r w:rsidR="00C81F7E" w:rsidRPr="00263C3B">
        <w:rPr>
          <w:i/>
          <w:iCs/>
        </w:rPr>
        <w:t>Macaca fuscata fuscata</w:t>
      </w:r>
      <w:r w:rsidR="00C81F7E" w:rsidRPr="00263C3B">
        <w:t xml:space="preserve">) population of Kōshima </w:t>
      </w:r>
      <w:r>
        <w:t xml:space="preserve">can be found </w:t>
      </w:r>
      <w:r w:rsidR="00C81F7E" w:rsidRPr="00263C3B">
        <w:t xml:space="preserve">in Sarabian and MacIntosh </w:t>
      </w:r>
      <w:r w:rsidR="00C81F7E" w:rsidRPr="00263C3B">
        <w:fldChar w:fldCharType="begin"/>
      </w:r>
      <w:r w:rsidR="00C81F7E" w:rsidRPr="00263C3B">
        <w:instrText xml:space="preserve"> ADDIN ZOTERO_ITEM CSL_CITATION {"citationID":"fMCJh279","properties":{"formattedCitation":"(2015)","plainCitation":"(2015)","noteIndex":0},"citationItems":[{"id":473,"uris":["http://zotero.org/users/2554431/items/BX8UV6IP"],"uri":["http://zotero.org/users/2554431/items/BX8UV6IP"],"itemData":{"id":473,"type":"article-journal","title":"Hygienic tendencies correlate with low geohelminth infection in free-ranging macaques","container-title":"Biology Letters","page":"20150757","volume":"11","issue":"11","source":"rsbl.royalsocietypublishing.org","abstract":"Parasites are ubiquitous in nature and can be costly to animal fitness, so hosts have evolved behavioural counter-strategies to mitigate infection risk. We investigated feeding-related infection-avoidance strategies in Japanese macaques via field-experimentation and observation. We first examined risk sensitivity during foraging tasks involving faecally contaminated or debris-covered food items, and then investigated individual tendencies to manipulate food items during natural foraging bouts. We concurrently monitored geohelminth infection in all subjects. We ran a principal component analysis on the observational/experimental data to generate a hygienic index across individuals and found that hygienic tendencies towards faeces avoidance and food manipulation correlated negatively with geohelminth infection. Females scored higher in hygienic tendencies than males, which might contribute to the common vertebrate pattern of male-biased infection. The behavioural tendencies observed may reflect a general form of hygiene, providing a mechanism of behavioural immunity against parasites with implications for the evolution and diversification of health maintenance strategies in humans.","DOI":"10.1098/rsbl.2015.0757","ISSN":"1744-9561, 1744-957X","note":"PMID: 26538539","language":"en","author":[{"family":"Sarabian","given":"Cecile"},{"family":"MacIntosh","given":"Andrew J. J."}],"issued":{"date-parts":[["2015",11,1]]}},"suppress-author":true}],"schema":"https://github.com/citation-style-language/schema/raw/master/csl-citation.json"} </w:instrText>
      </w:r>
      <w:r w:rsidR="00C81F7E" w:rsidRPr="00263C3B">
        <w:fldChar w:fldCharType="separate"/>
      </w:r>
      <w:r w:rsidR="00C81F7E" w:rsidRPr="00263C3B">
        <w:t>(2015)</w:t>
      </w:r>
      <w:r w:rsidR="00C81F7E" w:rsidRPr="00263C3B">
        <w:fldChar w:fldCharType="end"/>
      </w:r>
      <w:r w:rsidR="00C81F7E" w:rsidRPr="00263C3B">
        <w:t xml:space="preserve">, Duboscq et al. </w:t>
      </w:r>
      <w:r w:rsidR="00C81F7E" w:rsidRPr="00263C3B">
        <w:fldChar w:fldCharType="begin"/>
      </w:r>
      <w:r w:rsidR="00C81F7E" w:rsidRPr="00263C3B">
        <w:instrText xml:space="preserve"> ADDIN ZOTERO_ITEM CSL_CITATION {"citationID":"X4Htps3d","properties":{"formattedCitation":"(2016)","plainCitation":"(2016)","noteIndex":0},"citationItems":[{"id":82,"uris":["http://zotero.org/users/2554431/items/VJZDMQ9M"],"uri":["http://zotero.org/users/2554431/items/VJZDMQ9M"],"itemData":{"id":82,"type":"article-journal","title":"Network centrality and seasonality interact to predict lice load in a social primate","container-title":"Scientific Reports","volume":"6","source":"PubMed Central","abstract":"Lice are socially-transmitted ectoparasites. Transmission depends upon their host’s degree of contact with conspecifics. While grooming facilitates ectoparasite transmission via body contact, it also constrains their spread through parasite removal. We investigated relations between parasite burden and sociality in female Japanese macaques following two opposing predictions: i) central females in contact/grooming networks harbour more lice, related to their numerous contacts; ii) central females harbour fewer lice, related to receiving more grooming. We estimated lice load non-invasively using the conspicuous louse egg-picking behaviour performed by macaques during grooming. We tested for covariation in several centrality measures and lice load, controlling for season, female reproductive state and dominance rank. Results show that the interaction between degree centrality (number of partners) and seasonality predicted lice load: females interacting with more partners had fewer lice than those interacting with fewer partners in winter and summer, whereas there was no relationship between lice load and centrality in spring and fall. This is counter to the prediction that increased contact leads to greater louse burden but fits the prediction that social grooming limits louse burden. Interactions between environmental seasonality and both parasite and host biology appeared to mediate the role of social processes in louse burden.","URL":"http://www.ncbi.nlm.nih.gov/pmc/articles/PMC4768153/","DOI":"10.1038/srep22095","ISSN":"2045-2322","note":"PMID: 26915589\nPMCID: PMC4768153","journalAbbreviation":"Sci Rep","author":[{"family":"Duboscq","given":"Julie"},{"family":"Romano","given":"Valéria"},{"family":"Sueur","given":"Cédric"},{"family":"MacIntosh","given":"Andrew J.J."}],"issued":{"date-parts":[["2016",2,26]]},"accessed":{"date-parts":[["2016",4,12]]}},"suppress-author":true}],"schema":"https://github.com/citation-style-language/schema/raw/master/csl-citation.json"} </w:instrText>
      </w:r>
      <w:r w:rsidR="00C81F7E" w:rsidRPr="00263C3B">
        <w:fldChar w:fldCharType="separate"/>
      </w:r>
      <w:r w:rsidR="00C81F7E" w:rsidRPr="00263C3B">
        <w:t>(2016)</w:t>
      </w:r>
      <w:r w:rsidR="00C81F7E" w:rsidRPr="00263C3B">
        <w:fldChar w:fldCharType="end"/>
      </w:r>
      <w:r w:rsidR="00C81F7E" w:rsidRPr="00263C3B">
        <w:t xml:space="preserve"> and Romano et al. </w:t>
      </w:r>
      <w:r w:rsidR="00C81F7E" w:rsidRPr="00263C3B">
        <w:fldChar w:fldCharType="begin"/>
      </w:r>
      <w:r w:rsidR="00C81F7E" w:rsidRPr="00263C3B">
        <w:instrText xml:space="preserve"> ADDIN ZOTERO_ITEM CSL_CITATION {"citationID":"WwN5lgqp","properties":{"formattedCitation":"(2016)","plainCitation":"(2016)","noteIndex":0},"citationItems":[{"id":1686,"uris":["http://zotero.org/users/2554431/items/VNQMV9Z6"],"uri":["http://zotero.org/users/2554431/items/VNQMV9Z6"],"itemData":{"id":1686,"type":"article-journal","title":"Modeling infection transmission in primate networks to predict centrality-based risk: Individual Centrality and Infection Flow","container-title":"American Journal of Primatology","page":"767-779","volume":"78","issue":"7","source":"DOI.org (Crossref)","DOI":"10.1002/ajp.22542","ISSN":"02752565","title-short":"Modeling infection transmission in primate networks to predict centrality-based risk","journalAbbreviation":"Am. J. Primatol.","language":"en","author":[{"family":"Romano","given":"Valéria"},{"family":"Duboscq","given":"Julie"},{"family":"Sarabian","given":"Cécile"},{"family":"Thomas","given":"Elodie"},{"family":"Sueur","given":"Cédric"},{"family":"MacIntosh","given":"Andrew J. J."}],"issued":{"date-parts":[["2016",7]]}},"suppress-author":true}],"schema":"https://github.com/citation-style-language/schema/raw/master/csl-citation.json"} </w:instrText>
      </w:r>
      <w:r w:rsidR="00C81F7E" w:rsidRPr="00263C3B">
        <w:fldChar w:fldCharType="separate"/>
      </w:r>
      <w:r w:rsidR="00C81F7E" w:rsidRPr="00263C3B">
        <w:t>(2016)</w:t>
      </w:r>
      <w:r w:rsidR="00C81F7E" w:rsidRPr="00263C3B">
        <w:fldChar w:fldCharType="end"/>
      </w:r>
      <w:r w:rsidR="00C81F7E" w:rsidRPr="00263C3B">
        <w:t xml:space="preserve">. While we provide here a sufficient overview of the methods used during this case study, we invite the reader looking for more precision on the protocols employed to refer to MacIntosh et al. </w:t>
      </w:r>
      <w:r w:rsidR="00C81F7E" w:rsidRPr="00263C3B">
        <w:fldChar w:fldCharType="begin"/>
      </w:r>
      <w:r w:rsidR="00C81F7E" w:rsidRPr="00263C3B">
        <w:instrText xml:space="preserve"> ADDIN ZOTERO_ITEM CSL_CITATION {"citationID":"tfeGxfOa","properties":{"formattedCitation":"(2012, 2010)","plainCitation":"(2012, 2010)","noteIndex":0},"citationItems":[{"id":203,"uris":["http://zotero.org/users/2554431/items/6G6QTHNE"],"uri":["http://zotero.org/users/2554431/items/6G6QTHNE"],"itemData":{"id":203,"type":"article-journal","title":"Monkeys in the middle: parasite transmission through the social network of a wild primate","source":"Google Scholar","URL":"http://dx.plos.org/10.1371/journal.pone.0051144","title-short":"Monkeys in the middle","author":[{"family":"MacIntosh","given":"Andrew JJ"},{"family":"Jacobs","given":"Armand"},{"family":"Garcia","given":"Cécile"},{"family":"Shimizu","given":"Keiko"},{"family":"Mouri","given":"Keiko"},{"family":"Huffman","given":"Michael A."},{"family":"Hernandez","given":"Alexander D."}],"issued":{"date-parts":[["2012"]]},"accessed":{"date-parts":[["2015",11,12]]}},"suppress-author":true},{"id":63,"uris":["http://zotero.org/users/2554431/items/DEMF3QB3"],"uri":["http://zotero.org/users/2554431/items/DEMF3QB3"],"itemData":{"id":63,"type":"article-journal","title":"Host age, sex, and reproductive seasonality affect nematode parasitism in wild Japanese macaques","container-title":"Primates","page":"353-364","volume":"51","issue":"4","source":"link.springer.com","abstract":"Parasites are characteristically aggregated within hosts, but identifying the mechanisms underlying such aggregation can be difficult in wildlife populations. We examined the influence of host age and sex over an annual cycle on the eggs per gram of feces (EPG) of nematode parasites infecting wild Japanese macaques (Macaca fuscata yakui) on Yakushima Island. Five species of nematode were recorded from 434 fecal samples collected from an age-structured group of 50 individually recognizable macaques. All parasites exhibited aggregated EPG distributions. The age–infection profiles of all three directly transmitted species (Oesophagostomum aculeatum, Strongyloides fuelleborni, and Trichuris trichiura) exhibited convex curves, but concavity better characterized the age–infection curves of the two trophically transmitted species (Streptopharagus pigmentatus and Gongylonema pulchrum). There was a male bias in EPG and prevalence of infection with directly transmitted species, except in the prevalence of O. aculeatum, and no sex bias in the other parasites. Infection with O. aculeatum showed a female bias in prevalence among young adults, and additional interactions with sex and seasonality show higher EPG values in males during the mating season (fall) but in females during the birth season (spring). These patterns suggest that an immunosuppressive role by reproductive hormones may be regulating direct, but not indirect, life-cycle parasites. Exposure at an early age may trigger an immune response that affects all nematodes, but trophically transmitted species appear to accumulate thereafter. Although it is difficult to discern clear mechanistic explanations for parasite distributions in wildlife populations, it is critical to begin examining these patterns in host species that are increasingly endangered by anthropogenic threats.","DOI":"10.1007/s10329-010-0211-9","ISSN":"0032-8332, 1610-7365","journalAbbreviation":"Primates","language":"en","author":[{"family":"MacIntosh","given":"Andrew J. J."},{"family":"Hernandez","given":"Alexander D."},{"family":"Huffman","given":"Michael A."}],"issued":{"date-parts":[["2010",8,14]]}},"suppress-author":true}],"schema":"https://github.com/citation-style-language/schema/raw/master/csl-citation.json"} </w:instrText>
      </w:r>
      <w:r w:rsidR="00C81F7E" w:rsidRPr="00263C3B">
        <w:fldChar w:fldCharType="separate"/>
      </w:r>
      <w:r w:rsidR="00C81F7E" w:rsidRPr="00263C3B">
        <w:t>(2012, 2010)</w:t>
      </w:r>
      <w:r w:rsidR="00C81F7E" w:rsidRPr="00263C3B">
        <w:fldChar w:fldCharType="end"/>
      </w:r>
      <w:r w:rsidR="00C81F7E" w:rsidRPr="00263C3B">
        <w:t xml:space="preserve"> for the parasitological sampling, and Duboscq et al. (2016)</w:t>
      </w:r>
      <w:r>
        <w:t>.</w:t>
      </w:r>
    </w:p>
    <w:p w14:paraId="1DF4B19C" w14:textId="77777777" w:rsidR="00C81F7E" w:rsidRPr="00263C3B" w:rsidRDefault="00C81F7E" w:rsidP="00C81F7E">
      <w:pPr>
        <w:pStyle w:val="Titre4"/>
      </w:pPr>
      <w:r w:rsidRPr="00263C3B">
        <w:t>Study site and subjects</w:t>
      </w:r>
    </w:p>
    <w:p w14:paraId="4F4E7C45" w14:textId="11707E3F" w:rsidR="00C81F7E" w:rsidRPr="00263C3B" w:rsidRDefault="00C81F7E" w:rsidP="006A1514">
      <w:r w:rsidRPr="00263C3B">
        <w:t>Data were collected intermittently and seasonally between September 2012 and November 2014 from a group of Japanese macaques (</w:t>
      </w:r>
      <w:r w:rsidRPr="00263C3B">
        <w:rPr>
          <w:i/>
          <w:iCs/>
        </w:rPr>
        <w:t>Macaca fuscata fuscata</w:t>
      </w:r>
      <w:r w:rsidRPr="00263C3B">
        <w:t xml:space="preserve">) inhabiting </w:t>
      </w:r>
      <w:r w:rsidR="00985A0B" w:rsidRPr="00263C3B">
        <w:t>Kōshima</w:t>
      </w:r>
      <w:r w:rsidRPr="00263C3B">
        <w:t xml:space="preserve"> </w:t>
      </w:r>
      <w:r w:rsidR="00985A0B" w:rsidRPr="00263C3B">
        <w:t>islet</w:t>
      </w:r>
      <w:r w:rsidRPr="00263C3B">
        <w:t xml:space="preserve">, an uninhabited 0.32 km² island located ca. 300 m off the coast in Miyazaki prefecture, Kyūshū, Japan (31°27’6” N, 131°22’25” E). Two macaque groups inhabit the island but we focused on the ‘main group’, which has been provisioned since the 1950’s and for which life history, demographic and various socioecological data are available. Our analyses were based on data from 24 well-habituated and individually recognizable adult female macaques (range= 18 – 22 individuals depending on the season, all &gt;7 years old) in the group, which consisted of </w:t>
      </w:r>
      <w:r w:rsidRPr="00D06BE9">
        <w:rPr>
          <w:i/>
          <w:iCs/>
        </w:rPr>
        <w:t>c</w:t>
      </w:r>
      <w:r w:rsidR="00D06BE9">
        <w:rPr>
          <w:i/>
          <w:iCs/>
        </w:rPr>
        <w:t>.</w:t>
      </w:r>
      <w:r w:rsidRPr="00D06BE9">
        <w:rPr>
          <w:i/>
          <w:iCs/>
        </w:rPr>
        <w:t>a.</w:t>
      </w:r>
      <w:r w:rsidRPr="00263C3B">
        <w:t xml:space="preserve"> 60 individuals in total across the study period. We focused on adult females because of their central roles in the matrilineal macaque societies </w:t>
      </w:r>
      <w:r w:rsidRPr="00263C3B">
        <w:fldChar w:fldCharType="begin"/>
      </w:r>
      <w:r w:rsidRPr="00263C3B">
        <w:instrText xml:space="preserve"> ADDIN ZOTERO_ITEM CSL_CITATION {"citationID":"nsQumZ0O","properties":{"formattedCitation":"(Thierry et al., 2004)","plainCitation":"(Thierry et al., 2004)","noteIndex":0},"citationItems":[{"id":438,"uris":["http://zotero.org/users/2554431/items/MIZT7QBT"],"uri":["http://zotero.org/users/2554431/items/MIZT7QBT"],"itemData":{"id":438,"type":"book","title":"Macaque societies: a model for the study of social organization","publisher":"Cambridge University Press","volume":"41","source":"Google Scholar","URL":"https://books.google.com/books?hl=fr&amp;lr=&amp;id=gThR-B8Srf4C&amp;oi=fnd&amp;pg=PR11&amp;dq=Macaque+Societies:+A+Model+for+the+Study+of+Social+Organization&amp;ots=4STUPhHGUB&amp;sig=8IRMPjlZbm6jXKZbJtojmEVGgPQ","title-short":"Macaque societies","author":[{"family":"Thierry","given":"Bernard"},{"family":"Singh","given":"Mewa"},{"family":"Kaumanns","given":"Werner"}],"issued":{"date-parts":[["2004"]]},"accessed":{"date-parts":[["2015",12,2]]}}}],"schema":"https://github.com/citation-style-language/schema/raw/master/csl-citation.json"} </w:instrText>
      </w:r>
      <w:r w:rsidRPr="00263C3B">
        <w:fldChar w:fldCharType="separate"/>
      </w:r>
      <w:r w:rsidRPr="00263C3B">
        <w:t>(Thierry et al., 2004)</w:t>
      </w:r>
      <w:r w:rsidRPr="00263C3B">
        <w:fldChar w:fldCharType="end"/>
      </w:r>
      <w:r w:rsidRPr="00263C3B">
        <w:t xml:space="preserve">. </w:t>
      </w:r>
    </w:p>
    <w:p w14:paraId="110251AA" w14:textId="77777777" w:rsidR="00C81F7E" w:rsidRPr="00263C3B" w:rsidRDefault="00C81F7E" w:rsidP="00C81F7E">
      <w:pPr>
        <w:pStyle w:val="Titre4"/>
      </w:pPr>
      <w:r w:rsidRPr="00263C3B">
        <w:t>Parasitological data</w:t>
      </w:r>
    </w:p>
    <w:p w14:paraId="21039E22" w14:textId="22DE4936" w:rsidR="00C81F7E" w:rsidRPr="00263C3B" w:rsidRDefault="00C81F7E" w:rsidP="006A1514">
      <w:r w:rsidRPr="00263C3B">
        <w:t xml:space="preserve">Nematode infection was monitored via parasitological examination of </w:t>
      </w:r>
      <w:r w:rsidR="006A1514">
        <w:t xml:space="preserve">concurrent </w:t>
      </w:r>
      <w:r w:rsidRPr="00263C3B">
        <w:t xml:space="preserve">fecal samples (N = 1050) for all study subjects, with a mean ± SD of 43.8 ± 17 per individual. Feces were collected immediately after defecation from identified subjects, before being stored and processed to determine the number of eggs per gram of fecal sediment (EPG), used as a measure of parasite abundance. We focused on 2 gastrointestinal nematode parasites with direct, i.e. fecal-oral, life cycles: </w:t>
      </w:r>
      <w:r w:rsidRPr="00263C3B">
        <w:rPr>
          <w:i/>
          <w:iCs/>
        </w:rPr>
        <w:t>Oesophagostomum</w:t>
      </w:r>
      <w:r w:rsidRPr="00263C3B">
        <w:t xml:space="preserve"> </w:t>
      </w:r>
      <w:r w:rsidRPr="00263C3B">
        <w:rPr>
          <w:i/>
          <w:iCs/>
        </w:rPr>
        <w:t>aculeatum</w:t>
      </w:r>
      <w:r w:rsidRPr="00263C3B">
        <w:t xml:space="preserve"> (</w:t>
      </w:r>
      <w:r w:rsidRPr="00263C3B">
        <w:rPr>
          <w:i/>
          <w:iCs/>
        </w:rPr>
        <w:t>Strongylida</w:t>
      </w:r>
      <w:r w:rsidRPr="00263C3B">
        <w:t xml:space="preserve">) and </w:t>
      </w:r>
      <w:r w:rsidRPr="00263C3B">
        <w:rPr>
          <w:i/>
          <w:iCs/>
        </w:rPr>
        <w:t>Trichuris</w:t>
      </w:r>
      <w:r w:rsidRPr="00263C3B">
        <w:t xml:space="preserve"> sp. (</w:t>
      </w:r>
      <w:r w:rsidRPr="00263C3B">
        <w:rPr>
          <w:i/>
          <w:iCs/>
        </w:rPr>
        <w:t>Trichurida</w:t>
      </w:r>
      <w:r w:rsidRPr="00263C3B">
        <w:t xml:space="preserve">). Data on two other intestinal nematode species were excluded here because of a combination of long prepatent periods, indirect life cycles, data availability and relatively low prevalence in the host population, which precluded our ability to run the analyses presented. It should also be noted that a subset of individuals (N=12) were treated with a common anthelmintic drug (Stromectol® 3 mg; active compound: ivermectin) as part of an ongoing study relating parasite infection to fitness parameters (MacIntosh et al., unpublished data). We used this fact to relate social networks not only to general infection status across individuals, </w:t>
      </w:r>
      <w:commentRangeStart w:id="173"/>
      <w:r w:rsidRPr="00263C3B">
        <w:t xml:space="preserve">but also </w:t>
      </w:r>
      <w:r w:rsidR="006A1514">
        <w:t xml:space="preserve">to investigate </w:t>
      </w:r>
      <w:r w:rsidRPr="00263C3B">
        <w:t xml:space="preserve">reinfection </w:t>
      </w:r>
      <w:r w:rsidR="006A1514">
        <w:t xml:space="preserve">patterns </w:t>
      </w:r>
      <w:r w:rsidRPr="00263C3B">
        <w:t>among treated individuals</w:t>
      </w:r>
      <w:commentRangeEnd w:id="173"/>
      <w:r w:rsidRPr="00263C3B">
        <w:rPr>
          <w:rStyle w:val="Marquedecommentaire"/>
        </w:rPr>
        <w:commentReference w:id="173"/>
      </w:r>
      <w:r w:rsidRPr="00263C3B">
        <w:t xml:space="preserve">. </w:t>
      </w:r>
    </w:p>
    <w:p w14:paraId="22D63ABF" w14:textId="77777777" w:rsidR="00C81F7E" w:rsidRPr="00263C3B" w:rsidRDefault="00C81F7E" w:rsidP="00C81F7E">
      <w:pPr>
        <w:pStyle w:val="Titre4"/>
      </w:pPr>
      <w:r w:rsidRPr="00263C3B">
        <w:t>Behavioural data</w:t>
      </w:r>
    </w:p>
    <w:p w14:paraId="0F98744D" w14:textId="291FA98E" w:rsidR="00C81F7E" w:rsidRPr="00263C3B" w:rsidRDefault="00C81F7E" w:rsidP="006A1514">
      <w:pPr>
        <w:rPr>
          <w:sz w:val="23"/>
          <w:szCs w:val="23"/>
        </w:rPr>
      </w:pPr>
      <w:r w:rsidRPr="00263C3B">
        <w:t xml:space="preserve">Behavioral data collection protocols for the data used here are described in Romano et al. (2016) and Duboscq et al. (2016). Briefly, we conducted 15-minute focal observations balanced across females and time of day (morning/afternoon), for a total of </w:t>
      </w:r>
      <w:r w:rsidRPr="00263C3B">
        <w:rPr>
          <w:highlight w:val="cyan"/>
        </w:rPr>
        <w:t>1244 h of observation (15.6 ± 9.1 h per female</w:t>
      </w:r>
      <w:r w:rsidRPr="00263C3B">
        <w:t xml:space="preserve">) on 217 days across the study period. Every 5 minutes, a 10-meter proximity </w:t>
      </w:r>
      <w:r w:rsidRPr="00263C3B">
        <w:rPr>
          <w:highlight w:val="cyan"/>
        </w:rPr>
        <w:t>focal</w:t>
      </w:r>
      <w:r w:rsidRPr="00263C3B">
        <w:t xml:space="preserve"> scan sample was collected </w:t>
      </w:r>
      <w:r w:rsidR="00AB11DA">
        <w:t>t</w:t>
      </w:r>
      <w:r w:rsidRPr="00263C3B">
        <w:t xml:space="preserve">o avoid potential biases induced by artificial resource enhancement, we excluded data collected during provisioning events. Dominance interactions were also collected (i.e. winners and losers of agonistic interactions) during focal observations and </w:t>
      </w:r>
      <w:r w:rsidRPr="00263C3B">
        <w:rPr>
          <w:i/>
          <w:iCs/>
        </w:rPr>
        <w:t>ad libitum</w:t>
      </w:r>
      <w:r w:rsidRPr="00263C3B">
        <w:t xml:space="preserve">. A total of 6422 proximity scans and 2805 agonistic interactions were recorded. </w:t>
      </w:r>
      <w:commentRangeStart w:id="174"/>
      <w:r w:rsidRPr="00263C3B">
        <w:rPr>
          <w:sz w:val="23"/>
          <w:szCs w:val="23"/>
        </w:rPr>
        <w:t xml:space="preserve">Individual standardized </w:t>
      </w:r>
      <w:commentRangeEnd w:id="174"/>
      <w:r w:rsidRPr="00263C3B">
        <w:rPr>
          <w:rStyle w:val="Marquedecommentaire"/>
        </w:rPr>
        <w:commentReference w:id="174"/>
      </w:r>
      <w:r w:rsidRPr="00263C3B">
        <w:rPr>
          <w:sz w:val="23"/>
          <w:szCs w:val="23"/>
        </w:rPr>
        <w:t>Elo ratings were calculated</w:t>
      </w:r>
      <w:r w:rsidRPr="00263C3B">
        <w:t xml:space="preserve"> using the </w:t>
      </w:r>
      <w:r w:rsidRPr="00263C3B">
        <w:rPr>
          <w:i/>
          <w:iCs/>
        </w:rPr>
        <w:t xml:space="preserve">EloRating </w:t>
      </w:r>
      <w:r w:rsidRPr="00263C3B">
        <w:t xml:space="preserve">package in R </w:t>
      </w:r>
      <w:r w:rsidRPr="00263C3B">
        <w:lastRenderedPageBreak/>
        <w:fldChar w:fldCharType="begin"/>
      </w:r>
      <w:r w:rsidRPr="00263C3B">
        <w:instrText xml:space="preserve"> ADDIN ZOTERO_ITEM CSL_CITATION {"citationID":"Km4nMhMj","properties":{"formattedCitation":"(Neumann et al., 2011)","plainCitation":"(Neumann et al., 2011)","noteIndex":0},"citationItems":[{"id":70,"uris":["http://zotero.org/users/2554431/items/K7GQF4ZU"],"uri":["http://zotero.org/users/2554431/items/K7GQF4ZU"],"itemData":{"id":70,"type":"article-journal","title":"Assessing dominance hierarchies: validation and advantages of progressive evaluation with Elo-rating","container-title":"Animal Behaviour","page":"911-921","volume":"82","issue":"4","source":"ScienceDirect","DOI":"10.1016/j.anbehav.2011.07.016","ISSN":"0003-3472","title-short":"Assessing dominance hierarchies","journalAbbreviation":"Animal Behaviour","author":[{"family":"Neumann","given":"Christof"},{"family":"Duboscq","given":"Julie"},{"family":"Dubuc","given":"Constance"},{"family":"Ginting","given":"Andri"},{"family":"Irwan","given":"Ade Maulana"},{"family":"Agil","given":"Muhammad"},{"family":"Widdig","given":"Anja"},{"family":"Engelhardt","given":"Antje"}],"issued":{"date-parts":[["2011",10]]}}}],"schema":"https://github.com/citation-style-language/schema/raw/master/csl-citation.json"} </w:instrText>
      </w:r>
      <w:r w:rsidRPr="00263C3B">
        <w:fldChar w:fldCharType="separate"/>
      </w:r>
      <w:r w:rsidRPr="00263C3B">
        <w:t>(Neumann et al., 2011)</w:t>
      </w:r>
      <w:r w:rsidRPr="00263C3B">
        <w:fldChar w:fldCharType="end"/>
      </w:r>
      <w:r w:rsidRPr="00263C3B">
        <w:rPr>
          <w:sz w:val="23"/>
          <w:szCs w:val="23"/>
        </w:rPr>
        <w:t>, matching dominance interactions over the same periods as the social networks described below.</w:t>
      </w:r>
    </w:p>
    <w:p w14:paraId="66B26950" w14:textId="77777777" w:rsidR="00C81F7E" w:rsidRPr="00263C3B" w:rsidRDefault="00C81F7E" w:rsidP="00C81F7E">
      <w:pPr>
        <w:pStyle w:val="Titre4"/>
      </w:pPr>
      <w:r w:rsidRPr="00263C3B">
        <w:t>Social network analysis</w:t>
      </w:r>
    </w:p>
    <w:p w14:paraId="657F1CDE" w14:textId="4BA45E13" w:rsidR="00C81F7E" w:rsidRPr="00263C3B" w:rsidRDefault="00C81F7E" w:rsidP="00C81F7E">
      <w:r w:rsidRPr="00263C3B">
        <w:t xml:space="preserve">Proximity data were used as our list of </w:t>
      </w:r>
      <w:r w:rsidR="006A1514">
        <w:t xml:space="preserve">dyadic </w:t>
      </w:r>
      <w:r w:rsidRPr="00263C3B">
        <w:t>observations we refer to in the simulations we performed above, and were used to build adjacency matrices</w:t>
      </w:r>
      <w:r w:rsidR="00AB11DA">
        <w:t xml:space="preserve"> for each time-aggregated network</w:t>
      </w:r>
      <w:r w:rsidRPr="00263C3B">
        <w:t xml:space="preserve">. The </w:t>
      </w:r>
      <w:r w:rsidRPr="00263C3B">
        <w:rPr>
          <w:rFonts w:ascii="Cambria Math" w:hAnsi="Cambria Math" w:cs="Cambria Math"/>
        </w:rPr>
        <w:t>a</w:t>
      </w:r>
      <w:r w:rsidRPr="00263C3B">
        <w:rPr>
          <w:rFonts w:ascii="Cambria Math" w:hAnsi="Cambria Math" w:cs="Cambria Math"/>
          <w:vertAlign w:val="subscript"/>
        </w:rPr>
        <w:t>𝑖𝑗</w:t>
      </w:r>
      <w:r w:rsidRPr="00263C3B">
        <w:t xml:space="preserve"> elements of these adjacency matrices are the weights of the considered pair</w:t>
      </w:r>
      <w:r w:rsidR="006A1514">
        <w:t xml:space="preserve"> – the number of </w:t>
      </w:r>
      <w:r w:rsidR="00D06BE9">
        <w:t>occurrences</w:t>
      </w:r>
      <w:r w:rsidR="006A1514">
        <w:t xml:space="preserve"> of the dyad in the observed list</w:t>
      </w:r>
      <w:r w:rsidR="00AB11DA">
        <w:t xml:space="preserve"> – </w:t>
      </w:r>
      <w:commentRangeStart w:id="175"/>
      <w:r w:rsidRPr="00263C3B">
        <w:t xml:space="preserve">controlled for sampling effort of both individual i and j, by dividing the raw weight with the sum of raw weight where either i or j is the focal of one dyadic observation. </w:t>
      </w:r>
      <w:commentRangeEnd w:id="175"/>
      <w:r w:rsidRPr="00263C3B">
        <w:rPr>
          <w:rStyle w:val="Marquedecommentaire"/>
        </w:rPr>
        <w:commentReference w:id="175"/>
      </w:r>
      <w:r w:rsidRPr="00263C3B">
        <w:t xml:space="preserve">To gather which data to include in a network we </w:t>
      </w:r>
      <w:r w:rsidR="00AB11DA">
        <w:t xml:space="preserve">applied our </w:t>
      </w:r>
      <w:r w:rsidRPr="00263C3B">
        <w:t>RTWS algorithm</w:t>
      </w:r>
      <w:r w:rsidR="00AB11DA">
        <w:t>. In this case study, the</w:t>
      </w:r>
      <w:r w:rsidRPr="00263C3B">
        <w:t xml:space="preserve"> minimal duration of the small time</w:t>
      </w:r>
      <w:r w:rsidR="00AB11DA">
        <w:t>-</w:t>
      </w:r>
      <w:r w:rsidRPr="00263C3B">
        <w:t>window</w:t>
      </w:r>
      <w:r w:rsidR="00AB11DA">
        <w:t xml:space="preserve"> was </w:t>
      </w:r>
      <w:r w:rsidRPr="00263C3B">
        <w:t>set to 4 weeks</w:t>
      </w:r>
      <w:r w:rsidR="00AB11DA">
        <w:t xml:space="preserve"> within </w:t>
      </w:r>
      <w:r w:rsidR="00D06BE9">
        <w:t>an</w:t>
      </w:r>
      <w:r w:rsidR="00AB11DA">
        <w:t xml:space="preserve"> 8</w:t>
      </w:r>
      <w:r w:rsidR="00D06BE9">
        <w:t>-</w:t>
      </w:r>
      <w:r w:rsidR="00AB11DA">
        <w:t>weeks large one</w:t>
      </w:r>
      <w:r w:rsidR="00D06BE9">
        <w:t>,</w:t>
      </w:r>
      <w:r w:rsidR="00AB11DA">
        <w:t xml:space="preserve"> centered around the collection of a fecal sample (ref</w:t>
      </w:r>
      <w:r w:rsidR="00D06BE9">
        <w:t xml:space="preserve"> for justifications?</w:t>
      </w:r>
      <w:r w:rsidR="00AB11DA">
        <w:t>), and</w:t>
      </w:r>
      <w:r w:rsidRPr="00263C3B">
        <w:t xml:space="preserve"> minimum number of observations to 200 scans</w:t>
      </w:r>
      <w:r w:rsidR="00AB11DA">
        <w:t xml:space="preserve"> (ref</w:t>
      </w:r>
      <w:r w:rsidR="00D06BE9">
        <w:t xml:space="preserve"> idem</w:t>
      </w:r>
      <w:r w:rsidR="00AB11DA">
        <w:t xml:space="preserve">). </w:t>
      </w:r>
      <w:r w:rsidRPr="00263C3B">
        <w:t xml:space="preserve">500 </w:t>
      </w:r>
      <w:r w:rsidR="00AB11DA">
        <w:t xml:space="preserve">random </w:t>
      </w:r>
      <w:r w:rsidRPr="00263C3B">
        <w:t>shifts</w:t>
      </w:r>
      <w:r w:rsidR="00AB11DA">
        <w:t xml:space="preserve"> were performed, applying optionally the </w:t>
      </w:r>
      <w:r w:rsidRPr="00263C3B">
        <w:t xml:space="preserve">dyadic bootstrap </w:t>
      </w:r>
      <w:r w:rsidR="00AB11DA">
        <w:t>we introduce with the simulations</w:t>
      </w:r>
      <w:r w:rsidRPr="00263C3B">
        <w:t xml:space="preserve">. These proximity matrices were then used to build proximity networks using the </w:t>
      </w:r>
      <w:r w:rsidRPr="00263C3B">
        <w:rPr>
          <w:i/>
          <w:iCs/>
        </w:rPr>
        <w:t>igraph</w:t>
      </w:r>
      <w:r w:rsidRPr="00263C3B">
        <w:t xml:space="preserve"> package in R </w:t>
      </w:r>
      <w:r w:rsidRPr="00263C3B">
        <w:fldChar w:fldCharType="begin"/>
      </w:r>
      <w:r w:rsidRPr="00263C3B">
        <w:instrText xml:space="preserve"> ADDIN ZOTERO_ITEM CSL_CITATION {"citationID":"8KE6OvxK","properties":{"formattedCitation":"(Csardi and Nepusz, 2006)","plainCitation":"(Csardi and Nepusz, 2006)","noteIndex":0},"citationItems":[{"id":83,"uris":["http://zotero.org/users/2554431/items/NTWW9RBA"],"uri":["http://zotero.org/users/2554431/items/NTWW9RBA"],"itemData":{"id":83,"type":"article-journal","title":"The igraph software package for complex network research","container-title":"InterJournal Complex Systems","page":"1695","volume":"1695","source":"Google Scholar","author":[{"family":"Csardi","given":"Gabor"},{"family":"Nepusz","given":"Tamas"}],"issued":{"date-parts":[["2006"]]}}}],"schema":"https://github.com/citation-style-language/schema/raw/master/csl-citation.json"} </w:instrText>
      </w:r>
      <w:r w:rsidRPr="00263C3B">
        <w:fldChar w:fldCharType="separate"/>
      </w:r>
      <w:r w:rsidRPr="00263C3B">
        <w:t>(Csardi and Nepusz, 2006)</w:t>
      </w:r>
      <w:r w:rsidRPr="00263C3B">
        <w:fldChar w:fldCharType="end"/>
      </w:r>
      <w:r w:rsidRPr="00263C3B">
        <w:t xml:space="preserve">. For each network, each individual’s </w:t>
      </w:r>
      <w:commentRangeStart w:id="176"/>
      <w:commentRangeStart w:id="177"/>
      <w:r w:rsidRPr="00263C3B">
        <w:t>strength</w:t>
      </w:r>
      <w:commentRangeEnd w:id="176"/>
      <w:r w:rsidRPr="00263C3B">
        <w:rPr>
          <w:rStyle w:val="Marquedecommentaire"/>
        </w:rPr>
        <w:commentReference w:id="176"/>
      </w:r>
      <w:commentRangeEnd w:id="177"/>
      <w:r w:rsidR="00AB11DA">
        <w:rPr>
          <w:rStyle w:val="Marquedecommentaire"/>
        </w:rPr>
        <w:commentReference w:id="177"/>
      </w:r>
      <w:r w:rsidRPr="00263C3B">
        <w:t xml:space="preserve">, degree and eigenvector centrality were determined using the same R package. These metrics were prioritized over others because of their plausible epidemiological relevance, following Borgatti’s </w:t>
      </w:r>
      <w:r w:rsidRPr="00263C3B">
        <w:fldChar w:fldCharType="begin"/>
      </w:r>
      <w:r w:rsidRPr="00263C3B">
        <w:instrText xml:space="preserve"> ADDIN ZOTERO_ITEM CSL_CITATION {"citationID":"S21r5TTj","properties":{"formattedCitation":"(2005)","plainCitation":"(2005)","noteIndex":0},"citationItems":[{"id":494,"uris":["http://zotero.org/users/2554431/items/XPUFT3CF"],"uri":["http://zotero.org/users/2554431/items/XPUFT3CF"],"itemData":{"id":494,"type":"article-journal","title":"Centrality and network flow","container-title":"Social Networks","page":"55-71","volume":"27","issue":"1","source":"ScienceDirect","abstract":"Centrality measures, or at least popular interpretations of these measures, make implicit assumptions about the manner in which traffic flows through a network. For example, some measures count only geodesic paths, apparently assuming that whatever flows through the network only moves along the shortest possible paths. This paper lays out a typology of network flows based on two dimensions of variation, namely the kinds of trajectories that traffic may follow (geodesics, paths, trails, or walks) and the method of spread (broadcast, serial replication, or transfer). Measures of centrality are then matched to the kinds of flows that they are appropriate for. Simulations are used to examine the relationship between type of flow and the differential importance of nodes with respect to key measurements such as speed of reception of traffic and frequency of receiving traffic. It is shown that the off-the-shelf formulas for centrality measures are fully applicable only for the specific flow processes they are designed for, and that when they are applied to other flow processes they get the “wrong” answer. It is noted that the most commonly used centrality measures are not appropriate for most of the flows we are routinely interested in. A key claim made in this paper is that centrality measures can be regarded as generating expected values for certain kinds of node outcomes (such as speed and frequency of reception) given implicit models of how traffic flows, and that this provides a new and useful way of thinking about centrality.","DOI":"10.1016/j.socnet.2004.11.008","ISSN":"0378-8733","journalAbbreviation":"Social Networks","author":[{"family":"Borgatti","given":"Stephen P."}],"issued":{"date-parts":[["2005",1]]}},"suppress-author":true}],"schema":"https://github.com/citation-style-language/schema/raw/master/csl-citation.json"} </w:instrText>
      </w:r>
      <w:r w:rsidRPr="00263C3B">
        <w:fldChar w:fldCharType="separate"/>
      </w:r>
      <w:r w:rsidRPr="00263C3B">
        <w:t>(2005)</w:t>
      </w:r>
      <w:r w:rsidRPr="00263C3B">
        <w:fldChar w:fldCharType="end"/>
      </w:r>
      <w:r w:rsidRPr="00263C3B">
        <w:t xml:space="preserve"> classification of network flows (</w:t>
      </w:r>
      <w:r w:rsidRPr="00D06BE9">
        <w:rPr>
          <w:i/>
          <w:iCs/>
        </w:rPr>
        <w:t>e.g.</w:t>
      </w:r>
      <w:r w:rsidRPr="00263C3B">
        <w:t xml:space="preserve"> nematode infection would here follow “parallel duplications” and “walks” profiles as several individuals can be simultaneously infected from one source, and infection from individual A to B can be later transmitted again from B to A). Because of their inherent multicollinearity, although </w:t>
      </w:r>
      <w:r w:rsidR="00D06BE9">
        <w:t xml:space="preserve">not always present </w:t>
      </w:r>
      <w:r w:rsidRPr="00263C3B">
        <w:t>in our dataset, we relied on a principal component analysis (PCA) to determine the best linear combination supporting the largest proportion of their variance after scaling. The first principal component (PC1) in either a one or two principal component(s) PCA explained consistently &gt;70-80 % of the variation, where those social network centralities were all shown to be positively multicollinear. In other words, an increase in PC1 was associated with a collective increase in all 3 of these centrality measures, and can thus constitute a single summarized centrality dimension.</w:t>
      </w:r>
    </w:p>
    <w:p w14:paraId="588365AF" w14:textId="77777777" w:rsidR="00C81F7E" w:rsidRPr="00263C3B" w:rsidRDefault="00C81F7E" w:rsidP="00C81F7E">
      <w:pPr>
        <w:pStyle w:val="Titre4"/>
      </w:pPr>
      <w:r w:rsidRPr="00263C3B">
        <w:t>Uncertainty assessment</w:t>
      </w:r>
    </w:p>
    <w:p w14:paraId="43E0E023" w14:textId="4A0B3CF6" w:rsidR="00C81F7E" w:rsidRPr="00263C3B" w:rsidRDefault="00C81F7E" w:rsidP="00C81F7E">
      <w:r w:rsidRPr="00263C3B">
        <w:t xml:space="preserve">We set the parameters of our aggregating and processing algorithm to fit several experimental design considerations. Five designs were studied: (i) either </w:t>
      </w:r>
      <w:r w:rsidR="002A1637">
        <w:t>seasonally</w:t>
      </w:r>
      <w:r w:rsidRPr="00263C3B">
        <w:t xml:space="preserve"> </w:t>
      </w:r>
      <w:r w:rsidR="002A1637">
        <w:t xml:space="preserve">time-aggregated networks and parasitological data </w:t>
      </w:r>
      <w:r w:rsidRPr="00263C3B">
        <w:t>(SAMPLE SIZE)</w:t>
      </w:r>
      <w:r w:rsidR="002A1637">
        <w:t>;</w:t>
      </w:r>
      <w:r w:rsidRPr="00263C3B">
        <w:t xml:space="preserve"> (ii) similar to (i) but a dyadic bootstrap is performed on the seasonal networks</w:t>
      </w:r>
      <w:r w:rsidR="002A1637">
        <w:t>;</w:t>
      </w:r>
      <w:r w:rsidRPr="00263C3B">
        <w:t xml:space="preserve"> (iii) a more dynamic approach, </w:t>
      </w:r>
      <w:r w:rsidR="002A1637">
        <w:t xml:space="preserve">with single small time-windows centered on fecal sample dates, </w:t>
      </w:r>
      <w:r w:rsidRPr="00263C3B">
        <w:t xml:space="preserve">minimum </w:t>
      </w:r>
      <w:r w:rsidR="002A1637">
        <w:t xml:space="preserve">time of 4 weeks and </w:t>
      </w:r>
      <w:r w:rsidRPr="00263C3B">
        <w:t>and inclusion of at least the 200</w:t>
      </w:r>
      <w:r w:rsidR="002A1637">
        <w:t xml:space="preserve"> observations</w:t>
      </w:r>
      <w:r w:rsidRPr="00263C3B">
        <w:t xml:space="preserve"> (SAMPLE SIZE FOR T &amp; O)</w:t>
      </w:r>
      <w:r w:rsidR="002A1637">
        <w:t>;</w:t>
      </w:r>
      <w:r w:rsidRPr="00263C3B">
        <w:t xml:space="preserve"> (iv)</w:t>
      </w:r>
      <w:r w:rsidR="00D06BE9">
        <w:t>,</w:t>
      </w:r>
      <w:r w:rsidRPr="00263C3B">
        <w:t xml:space="preserve"> similar to (iii) but </w:t>
      </w:r>
      <w:r w:rsidR="002A1637">
        <w:t xml:space="preserve">applying the RTWS to generate </w:t>
      </w:r>
      <w:r w:rsidRPr="00263C3B">
        <w:t>500 time-window shifts</w:t>
      </w:r>
      <w:r w:rsidR="002A1637">
        <w:t xml:space="preserve"> per fecal sample</w:t>
      </w:r>
      <w:r w:rsidRPr="00263C3B">
        <w:t xml:space="preserve">, </w:t>
      </w:r>
      <w:r w:rsidR="002A1637">
        <w:t xml:space="preserve">with similar parameters </w:t>
      </w:r>
      <w:r w:rsidR="00D06BE9">
        <w:t xml:space="preserve">and using </w:t>
      </w:r>
      <w:r w:rsidR="002A1637">
        <w:t>a large time-windows of 8 weeks;</w:t>
      </w:r>
      <w:r w:rsidRPr="00263C3B">
        <w:t xml:space="preserve"> and (v)</w:t>
      </w:r>
      <w:r w:rsidR="00D06BE9">
        <w:t>,</w:t>
      </w:r>
      <w:r w:rsidRPr="00263C3B">
        <w:t xml:space="preserve"> similar </w:t>
      </w:r>
      <w:r w:rsidR="00D06BE9">
        <w:t>to</w:t>
      </w:r>
      <w:r w:rsidRPr="00263C3B">
        <w:t>(iv) but applying a dyadic bootstrap (500 resamples) on the observations of each shifted time-window.</w:t>
      </w:r>
    </w:p>
    <w:p w14:paraId="25037855" w14:textId="77777777" w:rsidR="00C81F7E" w:rsidRPr="00263C3B" w:rsidRDefault="00C81F7E" w:rsidP="00C81F7E">
      <w:pPr>
        <w:pStyle w:val="Titre4"/>
      </w:pPr>
      <w:commentRangeStart w:id="178"/>
      <w:r w:rsidRPr="00263C3B">
        <w:t>Statistical analysis</w:t>
      </w:r>
      <w:commentRangeEnd w:id="178"/>
      <w:r w:rsidRPr="00263C3B">
        <w:rPr>
          <w:rStyle w:val="Marquedecommentaire"/>
          <w:rFonts w:eastAsiaTheme="minorEastAsia" w:cstheme="minorBidi"/>
          <w:i w:val="0"/>
          <w:iCs w:val="0"/>
          <w:color w:val="auto"/>
        </w:rPr>
        <w:commentReference w:id="178"/>
      </w:r>
    </w:p>
    <w:p w14:paraId="112C11A6" w14:textId="77777777" w:rsidR="00C81F7E" w:rsidRPr="00263C3B" w:rsidRDefault="00C81F7E" w:rsidP="00C81F7E">
      <w:r w:rsidRPr="00263C3B">
        <w:t>For each of these 5 designs, networks were built from which centrality measures (degree, strength and eigenvalues) were calculated and summarized into a single principal component, hereafter simply called centrality score, through a PCA.</w:t>
      </w:r>
    </w:p>
    <w:p w14:paraId="62ADCCB1" w14:textId="4173F4BA" w:rsidR="00C81F7E" w:rsidRPr="00263C3B" w:rsidRDefault="00C81F7E" w:rsidP="00C81F7E">
      <w:r w:rsidRPr="00263C3B">
        <w:t>GLMMs were performed with the number of egg per gram of feces (</w:t>
      </w:r>
      <w:r w:rsidR="00D06BE9">
        <w:t>EPG</w:t>
      </w:r>
      <w:r w:rsidRPr="00263C3B">
        <w:t xml:space="preserve">) set as a dependent variable, the scaled centrality score, elo-score, age of the individual, treatment group/period </w:t>
      </w:r>
      <w:r w:rsidRPr="00263C3B">
        <w:lastRenderedPageBreak/>
        <w:t xml:space="preserve">considered (control group or if treated: before/after anthelmintic treatment) as fixed effect predictors, the individual nested in its matriline and the date of sample collection, nested in its month, nested in its season and in its year were set as random (intercept) effects. To account for zero inflation in our data, we built hurdle models in each </w:t>
      </w:r>
      <w:r w:rsidR="00057E43">
        <w:t xml:space="preserve">sub-sampling </w:t>
      </w:r>
      <w:r w:rsidRPr="00263C3B">
        <w:t xml:space="preserve">design, where a first GLMM models </w:t>
      </w:r>
      <w:r w:rsidR="00057E43">
        <w:t xml:space="preserve">sample </w:t>
      </w:r>
      <w:r w:rsidRPr="00263C3B">
        <w:t xml:space="preserve">infectious status </w:t>
      </w:r>
      <w:r w:rsidR="00057E43">
        <w:t xml:space="preserve">as a binary dependent variable with previously mentioned </w:t>
      </w:r>
      <w:r w:rsidRPr="00263C3B">
        <w:t>predictors and random effect</w:t>
      </w:r>
      <w:r w:rsidR="00D06BE9">
        <w:t>s</w:t>
      </w:r>
      <w:r w:rsidRPr="00263C3B">
        <w:t>, using a binomial distribution family with a log-link function</w:t>
      </w:r>
      <w:r w:rsidR="00D06BE9">
        <w:t>.</w:t>
      </w:r>
      <w:r w:rsidRPr="00263C3B">
        <w:t xml:space="preserve"> </w:t>
      </w:r>
      <w:r w:rsidR="00D06BE9">
        <w:t>T</w:t>
      </w:r>
      <w:r w:rsidR="00057E43">
        <w:t>he</w:t>
      </w:r>
      <w:r w:rsidRPr="00263C3B">
        <w:t xml:space="preserve"> second model is built on samples </w:t>
      </w:r>
      <w:r w:rsidR="00057E43">
        <w:t xml:space="preserve">with positive </w:t>
      </w:r>
      <w:r w:rsidR="00D06BE9">
        <w:t>EPG</w:t>
      </w:r>
      <w:r w:rsidR="00057E43">
        <w:t>, set as the dependent variable</w:t>
      </w:r>
      <w:r w:rsidRPr="00263C3B">
        <w:t>, using a negative binomial distribution family and a log-link function. VIFs (&lt;</w:t>
      </w:r>
      <w:r w:rsidRPr="00263C3B">
        <w:rPr>
          <w:highlight w:val="cyan"/>
        </w:rPr>
        <w:t>1.2</w:t>
      </w:r>
      <w:r w:rsidRPr="00263C3B">
        <w:t>) were not showing any multicollinearity between the included predictors.</w:t>
      </w:r>
    </w:p>
    <w:p w14:paraId="409295C4" w14:textId="77777777" w:rsidR="00C81F7E" w:rsidRPr="00263C3B" w:rsidRDefault="00C81F7E" w:rsidP="00C81F7E">
      <w:r w:rsidRPr="00263C3B">
        <w:t xml:space="preserve">To compare model fit across the different data aggregation procedures, </w:t>
      </w:r>
      <w:r w:rsidRPr="00263C3B">
        <w:rPr>
          <w:i/>
          <w:iCs/>
        </w:rPr>
        <w:t>ergo</w:t>
      </w:r>
      <w:r w:rsidRPr="00263C3B">
        <w:t xml:space="preserve"> on different datasets, we relied on </w:t>
      </w:r>
      <w:bookmarkStart w:id="179" w:name="_Hlk16842022"/>
      <w:r w:rsidRPr="00263C3B">
        <w:t>R²</w:t>
      </w:r>
      <w:r w:rsidRPr="00263C3B">
        <w:rPr>
          <w:vertAlign w:val="subscript"/>
        </w:rPr>
        <w:t>GLMM</w:t>
      </w:r>
      <w:r w:rsidRPr="00263C3B">
        <w:t xml:space="preserve"> </w:t>
      </w:r>
      <w:bookmarkEnd w:id="179"/>
      <w:r w:rsidRPr="00263C3B">
        <w:t xml:space="preserve">for negative binomial GLMMs </w:t>
      </w:r>
      <w:r w:rsidRPr="00263C3B">
        <w:fldChar w:fldCharType="begin"/>
      </w:r>
      <w:r w:rsidRPr="00263C3B">
        <w:instrText xml:space="preserve"> ADDIN ZOTERO_ITEM CSL_CITATION {"citationID":"JXwYuWq3","properties":{"formattedCitation":"(Nakagawa Shinichi et al., 2017)","plainCitation":"(Nakagawa Shinichi et al., 2017)","noteIndex":0},"citationItems":[{"id":1693,"uris":["http://zotero.org/users/2554431/items/G5JMADLU"],"uri":["http://zotero.org/users/2554431/items/G5JMADLU"],"itemData":{"id":1693,"type":"article-journal","title":"The coefficient of determination R2 and intra-class correlation coefficient from generalized linear mixed-effects models revisited and expanded","container-title":"Journal of The Royal Society Interface","page":"20170213","volume":"14","issue":"134","source":"royalsocietypublishing.org (Atypon)","abstract":"The coefficient of determination R2 quantifies the proportion of variance explained by a statistical model and is an important summary statistic of biological interest. However, estimating R2 for generalized linear mixed models (GLMMs) remains challenging. We have previously introduced a version of R2 that we called  for Poisson and binomial GLMMs, but not for other distributional families. Similarly, we earlier discussed how to estimate intra-class correlation coefficients (ICCs) using Poisson and binomial GLMMs. In this paper, we generalize our methods to all other non-Gaussian distributions, in particular to negative binomial and gamma distributions that are commonly used for modelling biological data. While expanding our approach, we highlight two useful concepts for biologists, Jensen's inequality and the delta method, both of which help us in understanding the properties of GLMMs. Jensen's inequality has important implications for biologically meaningful interpretation of GLMMs, whereas the delta method allows a general derivation of variance associated with non-Gaussian distributions. We also discuss some special considerations for binomial GLMMs with binary or proportion data. We illustrate the implementation of our extension by worked examples from the field of ecology and evolution in the R environment. However, our method can be used across disciplines and regardless of statistical environments.","DOI":"10.1098/rsif.2017.0213","journalAbbreviation":"Journal of The Royal Society Interface","author":[{"literal":"Nakagawa Shinichi"},{"literal":"Johnson Paul C. D."},{"literal":"Schielzeth Holger"}],"issued":{"date-parts":[["2017",9,30]]}}}],"schema":"https://github.com/citation-style-language/schema/raw/master/csl-citation.json"} </w:instrText>
      </w:r>
      <w:r w:rsidRPr="00263C3B">
        <w:fldChar w:fldCharType="separate"/>
      </w:r>
      <w:r w:rsidRPr="00263C3B">
        <w:t>(Nakagawa Shinichi et al., 2017)</w:t>
      </w:r>
      <w:r w:rsidRPr="00263C3B">
        <w:fldChar w:fldCharType="end"/>
      </w:r>
      <w:r w:rsidRPr="00263C3B">
        <w:t xml:space="preserve"> of each full and best models, to ultimately see if one would model the overall phenomenon better.</w:t>
      </w:r>
    </w:p>
    <w:p w14:paraId="52885685" w14:textId="77777777" w:rsidR="00C81F7E" w:rsidRPr="00263C3B" w:rsidRDefault="00C81F7E" w:rsidP="00C81F7E">
      <w:r w:rsidRPr="00263C3B">
        <w:t>For experimental approaches relying on multiple networks ((ii), (iv) and (v)), 500 GLMM were built for each of the 500 networks that had been generated. Confidence intervals of the model estimates, their p-values, and R²</w:t>
      </w:r>
      <w:r w:rsidRPr="00263C3B">
        <w:rPr>
          <w:vertAlign w:val="subscript"/>
        </w:rPr>
        <w:t>GLMM</w:t>
      </w:r>
      <w:r w:rsidRPr="00263C3B">
        <w:t xml:space="preserve"> were then calculated across these multiple models.</w:t>
      </w:r>
    </w:p>
    <w:p w14:paraId="616987FD" w14:textId="42432555" w:rsidR="00C81F7E" w:rsidRPr="00263C3B" w:rsidRDefault="00C81F7E" w:rsidP="00C81F7E">
      <w:r w:rsidRPr="00263C3B">
        <w:t xml:space="preserve">For all models, Pearson residual plots were checked for heteroscedasticity and </w:t>
      </w:r>
      <w:r w:rsidRPr="00263C3B">
        <w:rPr>
          <w:highlight w:val="cyan"/>
        </w:rPr>
        <w:t>outliers, which were removed if necessary</w:t>
      </w:r>
      <w:r w:rsidRPr="00263C3B">
        <w:t xml:space="preserve">. Models were built using the </w:t>
      </w:r>
      <w:r w:rsidRPr="00263C3B">
        <w:rPr>
          <w:i/>
          <w:iCs/>
        </w:rPr>
        <w:t>glmmTMB</w:t>
      </w:r>
      <w:r w:rsidRPr="00263C3B">
        <w:t xml:space="preserve"> package </w:t>
      </w:r>
      <w:r w:rsidRPr="00263C3B">
        <w:fldChar w:fldCharType="begin"/>
      </w:r>
      <w:r w:rsidRPr="00263C3B">
        <w:instrText xml:space="preserve"> ADDIN ZOTERO_ITEM CSL_CITATION {"citationID":"tmoO4Ene","properties":{"formattedCitation":"(Brooks et al., 2017)","plainCitation":"(Brooks et al., 2017)","noteIndex":0},"citationItems":[{"id":1683,"uris":["http://zotero.org/users/2554431/items/UE5PDJ2W"],"uri":["http://zotero.org/users/2554431/items/UE5PDJ2W"],"itemData":{"id":1683,"type":"article-journal","title":"glmmTMB Balances Speed and Flexibility Among Packages for Zero-inflated Generalized Linear Mixed Modeling","container-title":"The R Journal","page":"378","volume":"9","issue":"2","source":"DOI.org (Crossref)","abstract":"Count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lme4.","DOI":"10.32614/RJ-2017-066","ISSN":"2073-4859","journalAbbreviation":"The R Journal","language":"en","author":[{"family":"Brooks","given":"Mollie","suffix":"E."},{"family":"Kristensen","given":"Kasper"},{"family":"Benthem","given":"Koen","suffix":"J.,van"},{"family":"Magnusson","given":"Arni"},{"family":"Berg","given":"Casper","suffix":"W."},{"family":"Nielsen","given":"Anders"},{"family":"Skaug","given":"Hans","suffix":"J."},{"family":"Mächler","given":"Martin"},{"family":"Bolker","given":"Benjamin","suffix":"M."}],"issued":{"date-parts":[["2017"]]}}}],"schema":"https://github.com/citation-style-language/schema/raw/master/csl-citation.json"} </w:instrText>
      </w:r>
      <w:r w:rsidRPr="00263C3B">
        <w:fldChar w:fldCharType="separate"/>
      </w:r>
      <w:r w:rsidRPr="00263C3B">
        <w:t>(Brooks et al., 2017)</w:t>
      </w:r>
      <w:r w:rsidRPr="00263C3B">
        <w:fldChar w:fldCharType="end"/>
      </w:r>
      <w:r w:rsidRPr="00263C3B">
        <w:t xml:space="preserve">, and more precisely their "nbinom2" family, "nbinom1" leading to model convergence issues with our datasets. </w:t>
      </w:r>
    </w:p>
    <w:p w14:paraId="66D9E622" w14:textId="77777777" w:rsidR="00C81F7E" w:rsidRPr="00263C3B" w:rsidRDefault="00C81F7E" w:rsidP="00C81F7E">
      <w:pPr>
        <w:pStyle w:val="Titre1"/>
      </w:pPr>
      <w:r w:rsidRPr="00263C3B">
        <w:t>Results</w:t>
      </w:r>
    </w:p>
    <w:p w14:paraId="021A8C55" w14:textId="0A372F60" w:rsidR="00C81F7E" w:rsidRPr="00263C3B" w:rsidRDefault="00C81F7E" w:rsidP="00C81F7E">
      <w:pPr>
        <w:pStyle w:val="Titre2"/>
      </w:pPr>
      <w:r w:rsidRPr="00263C3B">
        <w:t>Simulations</w:t>
      </w:r>
    </w:p>
    <w:p w14:paraId="64CA0235" w14:textId="7EBB3846" w:rsidR="00C81F7E" w:rsidRPr="00263C3B" w:rsidRDefault="00C81F7E" w:rsidP="00C81F7E">
      <w:r w:rsidRPr="00263C3B">
        <w:t>Coefficient of goodness of fit estimates are represented in</w:t>
      </w:r>
      <w:r w:rsidR="00A54C1C">
        <w:t xml:space="preserve"> </w:t>
      </w:r>
      <w:r w:rsidR="00A54C1C">
        <w:fldChar w:fldCharType="begin"/>
      </w:r>
      <w:r w:rsidR="00A54C1C">
        <w:instrText xml:space="preserve"> REF _Ref18567787 \h </w:instrText>
      </w:r>
      <w:r w:rsidR="00A54C1C">
        <w:fldChar w:fldCharType="separate"/>
      </w:r>
      <w:r w:rsidR="00A54C1C" w:rsidRPr="00263C3B">
        <w:t xml:space="preserve">Figure </w:t>
      </w:r>
      <w:r w:rsidR="00A54C1C">
        <w:rPr>
          <w:noProof/>
        </w:rPr>
        <w:t>4</w:t>
      </w:r>
      <w:r w:rsidR="00A54C1C">
        <w:fldChar w:fldCharType="end"/>
      </w:r>
      <w:r w:rsidRPr="00263C3B">
        <w:t>. As shown in table X (TO DO MORE COMPACT), performing a bootstrap on the observed dyads improved overall the goodness of fit compared to rely on a single network, with an average improvement of 4.4 % (range [-1%, 20%]). This is due to</w:t>
      </w:r>
      <w:r w:rsidR="00A54C1C" w:rsidRPr="00A54C1C">
        <w:t xml:space="preserve"> </w:t>
      </w:r>
      <w:r w:rsidR="00A54C1C" w:rsidRPr="00263C3B">
        <w:t>first</w:t>
      </w:r>
      <w:r w:rsidR="00A54C1C">
        <w:t xml:space="preserve">, as shown in </w:t>
      </w:r>
      <w:r w:rsidR="00A54C1C" w:rsidRPr="00263C3B">
        <w:fldChar w:fldCharType="begin"/>
      </w:r>
      <w:r w:rsidR="00A54C1C" w:rsidRPr="00263C3B">
        <w:instrText xml:space="preserve"> REF _Ref18434323 </w:instrText>
      </w:r>
      <w:r w:rsidR="00A54C1C" w:rsidRPr="00263C3B">
        <w:fldChar w:fldCharType="separate"/>
      </w:r>
      <w:r w:rsidR="00A54C1C" w:rsidRPr="00263C3B">
        <w:t xml:space="preserve">Figure </w:t>
      </w:r>
      <w:r w:rsidR="00A54C1C">
        <w:rPr>
          <w:noProof/>
        </w:rPr>
        <w:t>3</w:t>
      </w:r>
      <w:r w:rsidR="00A54C1C" w:rsidRPr="00263C3B">
        <w:fldChar w:fldCharType="end"/>
      </w:r>
      <w:r w:rsidRPr="00263C3B">
        <w:t xml:space="preserve">, significantly smaller </w:t>
      </w:r>
      <w:r w:rsidR="00A54C1C">
        <w:t>Frobenius norm</w:t>
      </w:r>
      <w:r w:rsidRPr="00263C3B">
        <w:t xml:space="preserve"> from ground truth to bootstrapped networks than from ground truth to a single observed network, and second, to smaller distances to ground truth from either method than from random weighted graphs.</w:t>
      </w:r>
    </w:p>
    <w:p w14:paraId="718003E2" w14:textId="77777777" w:rsidR="00C81F7E" w:rsidRPr="00263C3B" w:rsidRDefault="00C81F7E" w:rsidP="00C81F7E">
      <w:pPr>
        <w:keepNext/>
      </w:pPr>
      <w:r w:rsidRPr="00263C3B">
        <w:rPr>
          <w:noProof/>
        </w:rPr>
        <w:lastRenderedPageBreak/>
        <w:drawing>
          <wp:inline distT="0" distB="0" distL="0" distR="0" wp14:anchorId="4A26219A" wp14:editId="33E3FECB">
            <wp:extent cx="5760720" cy="57486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748655"/>
                    </a:xfrm>
                    <a:prstGeom prst="rect">
                      <a:avLst/>
                    </a:prstGeom>
                  </pic:spPr>
                </pic:pic>
              </a:graphicData>
            </a:graphic>
          </wp:inline>
        </w:drawing>
      </w:r>
    </w:p>
    <w:p w14:paraId="5721E39F" w14:textId="05A6B1E6" w:rsidR="00C81F7E" w:rsidRPr="00263C3B" w:rsidRDefault="00C81F7E" w:rsidP="00C81F7E">
      <w:pPr>
        <w:pStyle w:val="Lgende"/>
      </w:pPr>
      <w:bookmarkStart w:id="180" w:name="_Ref18434323"/>
      <w:r w:rsidRPr="00263C3B">
        <w:t xml:space="preserve">Figure </w:t>
      </w:r>
      <w:r w:rsidRPr="00263C3B">
        <w:fldChar w:fldCharType="begin"/>
      </w:r>
      <w:r w:rsidRPr="00263C3B">
        <w:instrText xml:space="preserve"> SEQ Figure \* ARABIC </w:instrText>
      </w:r>
      <w:r w:rsidRPr="00263C3B">
        <w:fldChar w:fldCharType="separate"/>
      </w:r>
      <w:r w:rsidR="005F1F87">
        <w:rPr>
          <w:noProof/>
        </w:rPr>
        <w:t>3</w:t>
      </w:r>
      <w:r w:rsidRPr="00263C3B">
        <w:fldChar w:fldCharType="end"/>
      </w:r>
      <w:bookmarkEnd w:id="180"/>
      <w:r w:rsidRPr="00263C3B">
        <w:t xml:space="preserve"> raw distances, 1</w:t>
      </w:r>
      <w:r w:rsidRPr="00263C3B">
        <w:rPr>
          <w:vertAlign w:val="superscript"/>
        </w:rPr>
        <w:t>st</w:t>
      </w:r>
      <w:r w:rsidRPr="00263C3B">
        <w:t xml:space="preserve"> row n</w:t>
      </w:r>
      <w:r w:rsidRPr="00263C3B">
        <w:rPr>
          <w:vertAlign w:val="subscript"/>
        </w:rPr>
        <w:t>id</w:t>
      </w:r>
      <w:r w:rsidRPr="00263C3B">
        <w:t xml:space="preserve"> and n</w:t>
      </w:r>
      <w:r w:rsidRPr="00263C3B">
        <w:rPr>
          <w:vertAlign w:val="subscript"/>
        </w:rPr>
        <w:t>obs</w:t>
      </w:r>
      <w:r w:rsidRPr="00263C3B">
        <w:t xml:space="preserve"> increasing, 2</w:t>
      </w:r>
      <w:r w:rsidRPr="00263C3B">
        <w:rPr>
          <w:vertAlign w:val="superscript"/>
        </w:rPr>
        <w:t>nd</w:t>
      </w:r>
      <w:r w:rsidRPr="00263C3B">
        <w:t xml:space="preserve"> row n</w:t>
      </w:r>
      <w:r w:rsidRPr="00263C3B">
        <w:rPr>
          <w:vertAlign w:val="subscript"/>
        </w:rPr>
        <w:t>obs</w:t>
      </w:r>
      <w:r w:rsidRPr="00263C3B">
        <w:t xml:space="preserve"> constant, 3</w:t>
      </w:r>
      <w:r w:rsidRPr="00263C3B">
        <w:rPr>
          <w:vertAlign w:val="superscript"/>
        </w:rPr>
        <w:t>rd</w:t>
      </w:r>
      <w:r w:rsidRPr="00263C3B">
        <w:t xml:space="preserve"> row n</w:t>
      </w:r>
      <w:r w:rsidRPr="00263C3B">
        <w:rPr>
          <w:vertAlign w:val="subscript"/>
        </w:rPr>
        <w:t>id</w:t>
      </w:r>
      <w:r w:rsidRPr="00263C3B">
        <w:t xml:space="preserve"> constant</w:t>
      </w:r>
    </w:p>
    <w:p w14:paraId="1AFB3747" w14:textId="77777777" w:rsidR="00C81F7E" w:rsidRPr="00263C3B" w:rsidRDefault="00C81F7E" w:rsidP="00C81F7E">
      <w:pPr>
        <w:keepNext/>
      </w:pPr>
      <w:r w:rsidRPr="00263C3B">
        <w:rPr>
          <w:noProof/>
        </w:rPr>
        <w:lastRenderedPageBreak/>
        <w:drawing>
          <wp:inline distT="0" distB="0" distL="0" distR="0" wp14:anchorId="1D098810" wp14:editId="11B595F9">
            <wp:extent cx="5760720" cy="57607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760720"/>
                    </a:xfrm>
                    <a:prstGeom prst="rect">
                      <a:avLst/>
                    </a:prstGeom>
                  </pic:spPr>
                </pic:pic>
              </a:graphicData>
            </a:graphic>
          </wp:inline>
        </w:drawing>
      </w:r>
    </w:p>
    <w:p w14:paraId="32846AFF" w14:textId="607424B7" w:rsidR="00C81F7E" w:rsidRPr="00263C3B" w:rsidRDefault="00C81F7E" w:rsidP="00C81F7E">
      <w:pPr>
        <w:pStyle w:val="Lgende"/>
      </w:pPr>
      <w:bookmarkStart w:id="181" w:name="_Ref18567787"/>
      <w:r w:rsidRPr="00263C3B">
        <w:t xml:space="preserve">Figure </w:t>
      </w:r>
      <w:r w:rsidRPr="00263C3B">
        <w:fldChar w:fldCharType="begin"/>
      </w:r>
      <w:r w:rsidRPr="00263C3B">
        <w:instrText xml:space="preserve"> SEQ Figure \* ARABIC </w:instrText>
      </w:r>
      <w:r w:rsidRPr="00263C3B">
        <w:fldChar w:fldCharType="separate"/>
      </w:r>
      <w:r w:rsidR="005F1F87">
        <w:rPr>
          <w:noProof/>
        </w:rPr>
        <w:t>4</w:t>
      </w:r>
      <w:r w:rsidRPr="00263C3B">
        <w:fldChar w:fldCharType="end"/>
      </w:r>
      <w:bookmarkEnd w:id="181"/>
      <w:r w:rsidRPr="00263C3B">
        <w:t xml:space="preserve"> Goodness of fit 1</w:t>
      </w:r>
      <w:r w:rsidRPr="00263C3B">
        <w:rPr>
          <w:vertAlign w:val="superscript"/>
        </w:rPr>
        <w:t>st</w:t>
      </w:r>
      <w:r w:rsidRPr="00263C3B">
        <w:t xml:space="preserve"> row n</w:t>
      </w:r>
      <w:r w:rsidRPr="00263C3B">
        <w:rPr>
          <w:vertAlign w:val="subscript"/>
        </w:rPr>
        <w:t>id</w:t>
      </w:r>
      <w:r w:rsidRPr="00263C3B">
        <w:t xml:space="preserve"> and n</w:t>
      </w:r>
      <w:r w:rsidRPr="00263C3B">
        <w:rPr>
          <w:vertAlign w:val="subscript"/>
        </w:rPr>
        <w:t>obs</w:t>
      </w:r>
      <w:r w:rsidRPr="00263C3B">
        <w:t xml:space="preserve"> increasing, 2</w:t>
      </w:r>
      <w:r w:rsidRPr="00263C3B">
        <w:rPr>
          <w:vertAlign w:val="superscript"/>
        </w:rPr>
        <w:t>nd</w:t>
      </w:r>
      <w:r w:rsidRPr="00263C3B">
        <w:t xml:space="preserve"> row n</w:t>
      </w:r>
      <w:r w:rsidRPr="00263C3B">
        <w:rPr>
          <w:vertAlign w:val="subscript"/>
        </w:rPr>
        <w:t>obs</w:t>
      </w:r>
      <w:r w:rsidRPr="00263C3B">
        <w:t xml:space="preserve"> constant, 3</w:t>
      </w:r>
      <w:r w:rsidRPr="00263C3B">
        <w:rPr>
          <w:vertAlign w:val="superscript"/>
        </w:rPr>
        <w:t>rd</w:t>
      </w:r>
      <w:r w:rsidRPr="00263C3B">
        <w:t xml:space="preserve"> row n</w:t>
      </w:r>
      <w:r w:rsidRPr="00263C3B">
        <w:rPr>
          <w:vertAlign w:val="subscript"/>
        </w:rPr>
        <w:t>id</w:t>
      </w:r>
      <w:r w:rsidRPr="00263C3B">
        <w:t xml:space="preserve"> constant</w:t>
      </w:r>
    </w:p>
    <w:p w14:paraId="54EC9555" w14:textId="08B78C81" w:rsidR="00C81F7E" w:rsidRPr="00263C3B" w:rsidRDefault="00C81F7E" w:rsidP="00C81F7E">
      <w:pPr>
        <w:rPr>
          <w:sz w:val="21"/>
          <w:szCs w:val="21"/>
        </w:rPr>
      </w:pPr>
      <w:r w:rsidRPr="00263C3B">
        <w:t>In details (</w:t>
      </w:r>
      <w:r w:rsidRPr="00263C3B">
        <w:fldChar w:fldCharType="begin"/>
      </w:r>
      <w:r w:rsidRPr="00263C3B">
        <w:instrText xml:space="preserve"> REF _Ref18434440 </w:instrText>
      </w:r>
      <w:r w:rsidRPr="00263C3B">
        <w:fldChar w:fldCharType="separate"/>
      </w:r>
      <w:r w:rsidR="00A54C1C" w:rsidRPr="00263C3B">
        <w:t xml:space="preserve">Figure </w:t>
      </w:r>
      <w:r w:rsidR="00A54C1C">
        <w:rPr>
          <w:noProof/>
        </w:rPr>
        <w:t>5</w:t>
      </w:r>
      <w:r w:rsidRPr="00263C3B">
        <w:fldChar w:fldCharType="end"/>
      </w:r>
      <w:r w:rsidRPr="00263C3B">
        <w:t>), difference in goodness of fit between both methods seemed to increase in favor of the bootstrap for increasing numbers of nodes</w:t>
      </w:r>
      <w:r w:rsidR="00A54C1C">
        <w:t xml:space="preserve"> (1</w:t>
      </w:r>
      <w:r w:rsidR="00A54C1C" w:rsidRPr="00A54C1C">
        <w:rPr>
          <w:vertAlign w:val="superscript"/>
        </w:rPr>
        <w:t>st</w:t>
      </w:r>
      <w:r w:rsidR="00A54C1C">
        <w:t xml:space="preserve"> and 2</w:t>
      </w:r>
      <w:r w:rsidR="00A54C1C" w:rsidRPr="00A54C1C">
        <w:rPr>
          <w:vertAlign w:val="superscript"/>
        </w:rPr>
        <w:t>nd</w:t>
      </w:r>
      <w:r w:rsidR="00A54C1C">
        <w:t xml:space="preserve"> lines)</w:t>
      </w:r>
      <w:r w:rsidRPr="00263C3B">
        <w:t>. In comparison, the difference seemed to decrease with an increasing number of observations for a given number of nodes</w:t>
      </w:r>
      <w:r w:rsidR="00A54C1C">
        <w:t xml:space="preserve"> (3</w:t>
      </w:r>
      <w:r w:rsidR="00A54C1C" w:rsidRPr="00A54C1C">
        <w:rPr>
          <w:vertAlign w:val="superscript"/>
        </w:rPr>
        <w:t>rd</w:t>
      </w:r>
      <w:r w:rsidR="00A54C1C">
        <w:t xml:space="preserve"> line)</w:t>
      </w:r>
      <w:r w:rsidRPr="00263C3B">
        <w:t xml:space="preserve">. </w:t>
      </w:r>
      <w:r w:rsidR="00A54C1C">
        <w:t>B</w:t>
      </w:r>
      <w:r w:rsidRPr="00263C3B">
        <w:t xml:space="preserve">ootstrap networks goodness of fit </w:t>
      </w:r>
      <w:r w:rsidR="00A54C1C">
        <w:t xml:space="preserve">estimates </w:t>
      </w:r>
      <w:r w:rsidR="00A54C1C" w:rsidRPr="00263C3B">
        <w:t>w</w:t>
      </w:r>
      <w:r w:rsidR="00A54C1C">
        <w:t>ere</w:t>
      </w:r>
      <w:r w:rsidRPr="00263C3B">
        <w:t xml:space="preserve"> significantly higher (GLMM, p&lt;0.001) except for cases with low number of nodes or high number of observations and constant number of nodes. NEED TO ADD LEGEND TO SMALLER GRAPH TO REFER TO THEM.</w:t>
      </w:r>
    </w:p>
    <w:p w14:paraId="33900233" w14:textId="77777777" w:rsidR="00C81F7E" w:rsidRPr="00263C3B" w:rsidRDefault="00C81F7E" w:rsidP="00C81F7E">
      <w:pPr>
        <w:keepNext/>
      </w:pPr>
      <w:r w:rsidRPr="00263C3B">
        <w:rPr>
          <w:noProof/>
        </w:rPr>
        <w:lastRenderedPageBreak/>
        <w:drawing>
          <wp:inline distT="0" distB="0" distL="0" distR="0" wp14:anchorId="44AD23C6" wp14:editId="41423713">
            <wp:extent cx="5760720" cy="5748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748655"/>
                    </a:xfrm>
                    <a:prstGeom prst="rect">
                      <a:avLst/>
                    </a:prstGeom>
                  </pic:spPr>
                </pic:pic>
              </a:graphicData>
            </a:graphic>
          </wp:inline>
        </w:drawing>
      </w:r>
    </w:p>
    <w:p w14:paraId="36B1238A" w14:textId="250EC7E7" w:rsidR="00C81F7E" w:rsidRPr="00263C3B" w:rsidRDefault="00C81F7E" w:rsidP="00C81F7E">
      <w:pPr>
        <w:pStyle w:val="Lgende"/>
      </w:pPr>
      <w:bookmarkStart w:id="182" w:name="_Ref18434440"/>
      <w:r w:rsidRPr="00263C3B">
        <w:t xml:space="preserve">Figure </w:t>
      </w:r>
      <w:r w:rsidRPr="00263C3B">
        <w:fldChar w:fldCharType="begin"/>
      </w:r>
      <w:r w:rsidRPr="00263C3B">
        <w:instrText xml:space="preserve"> SEQ Figure \* ARABIC </w:instrText>
      </w:r>
      <w:r w:rsidRPr="00263C3B">
        <w:fldChar w:fldCharType="separate"/>
      </w:r>
      <w:r w:rsidR="005F1F87">
        <w:rPr>
          <w:noProof/>
        </w:rPr>
        <w:t>5</w:t>
      </w:r>
      <w:r w:rsidRPr="00263C3B">
        <w:fldChar w:fldCharType="end"/>
      </w:r>
      <w:bookmarkEnd w:id="182"/>
      <w:r w:rsidRPr="00263C3B">
        <w:t xml:space="preserve"> difference between estimates of goodness of fit (Boot - Simple), 1st row n</w:t>
      </w:r>
      <w:r w:rsidRPr="00263C3B">
        <w:rPr>
          <w:vertAlign w:val="subscript"/>
        </w:rPr>
        <w:t>id</w:t>
      </w:r>
      <w:r w:rsidRPr="00263C3B">
        <w:t xml:space="preserve"> and n</w:t>
      </w:r>
      <w:r w:rsidRPr="00263C3B">
        <w:rPr>
          <w:vertAlign w:val="subscript"/>
        </w:rPr>
        <w:t>obs</w:t>
      </w:r>
      <w:r w:rsidRPr="00263C3B">
        <w:t xml:space="preserve"> increasing, 2nd row n</w:t>
      </w:r>
      <w:r w:rsidRPr="00263C3B">
        <w:rPr>
          <w:vertAlign w:val="subscript"/>
        </w:rPr>
        <w:t>obs</w:t>
      </w:r>
      <w:r w:rsidRPr="00263C3B">
        <w:t xml:space="preserve"> constant, 3rd row n</w:t>
      </w:r>
      <w:r w:rsidRPr="00263C3B">
        <w:rPr>
          <w:vertAlign w:val="subscript"/>
        </w:rPr>
        <w:t>id</w:t>
      </w:r>
      <w:r w:rsidRPr="00263C3B">
        <w:t xml:space="preserve"> constant</w:t>
      </w:r>
    </w:p>
    <w:p w14:paraId="197015AC" w14:textId="77777777" w:rsidR="00C81F7E" w:rsidRPr="00263C3B" w:rsidRDefault="00C81F7E" w:rsidP="00C81F7E">
      <w:pPr>
        <w:pStyle w:val="Titre2"/>
      </w:pPr>
      <w:r w:rsidRPr="00263C3B">
        <w:t>Case study</w:t>
      </w:r>
    </w:p>
    <w:p w14:paraId="7BFC1CFB" w14:textId="77777777" w:rsidR="00C81F7E" w:rsidRPr="00263C3B" w:rsidRDefault="00C81F7E" w:rsidP="00C81F7E">
      <w:r w:rsidRPr="00263C3B">
        <w:t>overall similar, trends of centrality linked to parasite load</w:t>
      </w:r>
    </w:p>
    <w:p w14:paraId="11F0BD8D" w14:textId="77777777" w:rsidR="00C81F7E" w:rsidRPr="00263C3B" w:rsidRDefault="00C81F7E" w:rsidP="00C81F7E">
      <w:r w:rsidRPr="00263C3B">
        <w:t>but according to combination of implementations, slight differences</w:t>
      </w:r>
    </w:p>
    <w:p w14:paraId="3AC5BEF8" w14:textId="77777777" w:rsidR="00C81F7E" w:rsidRPr="00263C3B" w:rsidRDefault="00C81F7E" w:rsidP="00C81F7E">
      <w:pPr>
        <w:pStyle w:val="Titre1"/>
      </w:pPr>
      <w:r w:rsidRPr="00263C3B">
        <w:t>Discussion</w:t>
      </w:r>
    </w:p>
    <w:p w14:paraId="4F3BFF24" w14:textId="371D6E63" w:rsidR="00C81F7E" w:rsidRPr="00263C3B" w:rsidRDefault="00C81F7E" w:rsidP="00C81F7E">
      <w:r w:rsidRPr="00263C3B">
        <w:t xml:space="preserve">We showed that ultimate results of animal social network analysis can differ according to how uncertainty is incorporated in the methods, in both a controlled simulation framework and a field-based </w:t>
      </w:r>
      <w:r w:rsidR="00D57845">
        <w:t xml:space="preserve">case </w:t>
      </w:r>
      <w:r w:rsidRPr="00263C3B">
        <w:t>study.</w:t>
      </w:r>
    </w:p>
    <w:p w14:paraId="4BB7FA1E" w14:textId="2D11AD51" w:rsidR="00C81F7E" w:rsidRPr="00263C3B" w:rsidRDefault="00C81F7E" w:rsidP="00C81F7E">
      <w:r w:rsidRPr="00263C3B">
        <w:t xml:space="preserve">From simulations we showed that applying a dyadic bootstrap to evaluate a network </w:t>
      </w:r>
      <w:r w:rsidR="00D57845">
        <w:t xml:space="preserve">sampling </w:t>
      </w:r>
      <w:r w:rsidRPr="00263C3B">
        <w:t>uncertainty</w:t>
      </w:r>
      <w:r w:rsidR="00D57845">
        <w:t xml:space="preserve"> – </w:t>
      </w:r>
      <w:r w:rsidRPr="00D57845">
        <w:rPr>
          <w:i/>
          <w:iCs/>
        </w:rPr>
        <w:t>i.e.</w:t>
      </w:r>
      <w:r w:rsidRPr="00263C3B">
        <w:t xml:space="preserve"> only from pure stochasticity during the acquisition of </w:t>
      </w:r>
      <w:r w:rsidR="00D57845">
        <w:t xml:space="preserve">an </w:t>
      </w:r>
      <w:r w:rsidRPr="00263C3B">
        <w:t>"observed list"</w:t>
      </w:r>
      <w:r w:rsidR="00D57845">
        <w:t xml:space="preserve"> – leads </w:t>
      </w:r>
      <w:r w:rsidRPr="00263C3B">
        <w:t xml:space="preserve">to bootstrapped networks </w:t>
      </w:r>
      <w:r w:rsidR="00D57845" w:rsidRPr="00263C3B">
        <w:t>overall</w:t>
      </w:r>
      <w:r w:rsidRPr="00263C3B">
        <w:t xml:space="preserve"> closer to ground truth, compared to only relying on </w:t>
      </w:r>
      <w:r w:rsidR="00D57845">
        <w:t xml:space="preserve">a </w:t>
      </w:r>
      <w:r w:rsidRPr="00263C3B">
        <w:t xml:space="preserve">single observed network as </w:t>
      </w:r>
      <w:r w:rsidR="00D57845">
        <w:t xml:space="preserve">if it was </w:t>
      </w:r>
      <w:r w:rsidRPr="00263C3B">
        <w:t>absolutely precise. We believe that, similarly, such a</w:t>
      </w:r>
      <w:r w:rsidR="00D57845">
        <w:t xml:space="preserve">n </w:t>
      </w:r>
      <w:r w:rsidR="00D57845">
        <w:lastRenderedPageBreak/>
        <w:t xml:space="preserve">improvement can </w:t>
      </w:r>
      <w:r w:rsidRPr="00263C3B">
        <w:t>happen in our case study, or most empirical stud</w:t>
      </w:r>
      <w:r w:rsidR="00D57845">
        <w:t>ies</w:t>
      </w:r>
      <w:r w:rsidRPr="00263C3B">
        <w:t xml:space="preserve">. Indeed, it should at worst lead to more conservative assumptions </w:t>
      </w:r>
      <w:r w:rsidRPr="00263C3B">
        <w:fldChar w:fldCharType="begin"/>
      </w:r>
      <w:r w:rsidRPr="00263C3B">
        <w:instrText xml:space="preserve"> ADDIN ZOTERO_ITEM CSL_CITATION {"citationID":"fOeQPTF8","properties":{"custom":"(but see Farine and Strandburg-Peshkin, 2015, for nuances in the case of\\uc0\\u160{} very small sub-sampling)","formattedCitation":"(but see Farine and Strandburg-Peshkin, 2015, for nuances in the case of\\uc0\\u160{} very small sub-sampling)","plainCitation":"(but see Farine and Strandburg-Peshkin, 2015, for nuances in the case of  very small sub-sampling)","noteIndex":0},"citationItems":[{"id":1962,"uris":["http://zotero.org/users/2554431/items/5UB4EKAG"],"uri":["http://zotero.org/users/2554431/items/5UB4EKAG"],"itemData":{"id":1962,"type":"article-journal","title":"Estimating uncertainty and reliability of social network data using Bayesian inference","container-title":"Royal Society Open Science","page":"150367","volume":"2","issue":"9","source":"DOI.org (Crossref)","DOI":"10.1098/rsos.150367","ISSN":"2054-5703, 2054-5703","journalAbbreviation":"R. Soc. open sci.","language":"en","author":[{"family":"Farine","given":"Damien R."},{"family":"Strandburg-Peshkin","given":"Ariana"}],"issued":{"date-parts":[["2015",9]]}}}],"schema":"https://github.com/citation-style-language/schema/raw/master/csl-citation.json"} </w:instrText>
      </w:r>
      <w:r w:rsidRPr="00263C3B">
        <w:fldChar w:fldCharType="separate"/>
      </w:r>
      <w:r w:rsidRPr="00263C3B">
        <w:rPr>
          <w:rFonts w:cs="Times New Roman"/>
          <w:szCs w:val="24"/>
        </w:rPr>
        <w:t>(but see Farine and Strandburg-Peshkin, 2015, for nuances in the case of  very small sub-sampling)</w:t>
      </w:r>
      <w:r w:rsidRPr="00263C3B">
        <w:fldChar w:fldCharType="end"/>
      </w:r>
      <w:r w:rsidRPr="00263C3B">
        <w:t>, and at best should provide overall estimates closer to a hypothetical underlying true phenomenon</w:t>
      </w:r>
      <w:r w:rsidR="00D57845">
        <w:t xml:space="preserve"> when considering other uncertain variables (in our case, parasitological results for instance)</w:t>
      </w:r>
      <w:r w:rsidRPr="00263C3B">
        <w:t>. Additionally, being able to know how variable our results are, is in its own regards an added benefit compared to not knowing at all, allowing at the same time for more detailed analysis or different approach (comparing two network structure</w:t>
      </w:r>
      <w:r w:rsidR="00D57845">
        <w:t>s</w:t>
      </w:r>
      <w:r w:rsidRPr="00263C3B">
        <w:t xml:space="preserve"> for instance, with a distribution of values and not single ones).</w:t>
      </w:r>
      <w:r w:rsidR="0007005E">
        <w:t xml:space="preserve"> Also, it might be beneficial to investigate if such bootstrap methods like the one presented here </w:t>
      </w:r>
      <w:r w:rsidR="006B6C90">
        <w:t xml:space="preserve">and </w:t>
      </w:r>
      <w:r w:rsidR="0007005E">
        <w:t xml:space="preserve">those of </w:t>
      </w:r>
      <w:r w:rsidR="006B6C90">
        <w:t xml:space="preserve">previous studies </w:t>
      </w:r>
      <w:r w:rsidR="006B6C90">
        <w:fldChar w:fldCharType="begin"/>
      </w:r>
      <w:r w:rsidR="006B6C90">
        <w:instrText xml:space="preserve"> ADDIN ZOTERO_ITEM CSL_CITATION {"citationID":"R764vuyx","properties":{"formattedCitation":"(Farine and Strandburg-Peshkin, 2015; Lusseau et al., 2009)","plainCitation":"(Farine and Strandburg-Peshkin, 2015; Lusseau et al., 2009)","noteIndex":0},"citationItems":[{"id":1962,"uris":["http://zotero.org/users/2554431/items/5UB4EKAG"],"uri":["http://zotero.org/users/2554431/items/5UB4EKAG"],"itemData":{"id":1962,"type":"article-journal","title":"Estimating uncertainty and reliability of social network data using Bayesian inference","container-title":"Royal Society Open Science","page":"150367","volume":"2","issue":"9","source":"DOI.org (Crossref)","DOI":"10.1098/rsos.150367","ISSN":"2054-5703, 2054-5703","journalAbbreviation":"R. Soc. open sci.","language":"en","author":[{"family":"Farine","given":"Damien R."},{"family":"Strandburg-Peshkin","given":"Ariana"}],"issued":{"date-parts":[["2015",9]]}}},{"id":1577,"uris":["http://zotero.org/users/2554431/items/JDL6HRQP"],"uri":["http://zotero.org/users/2554431/items/JDL6HRQP"],"itemData":{"id":1577,"type":"article-journal","title":"Incorporating uncertainty into the study of animal social networks","container-title":"arXiv:0903.1519 [physics, q-bio]","source":"arXiv.org","abstract":"Over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societies.","URL":"http://arxiv.org/abs/0903.1519","note":"arXiv: 0903.1519","author":[{"family":"Lusseau","given":"David"},{"family":"Whitehead","given":"Hal"},{"family":"Gero","given":"Shane"}],"issued":{"date-parts":[["2009",3,9]]},"accessed":{"date-parts":[["2019",4,17]]}}}],"schema":"https://github.com/citation-style-language/schema/raw/master/csl-citation.json"} </w:instrText>
      </w:r>
      <w:r w:rsidR="006B6C90">
        <w:fldChar w:fldCharType="separate"/>
      </w:r>
      <w:r w:rsidR="006B6C90" w:rsidRPr="006B6C90">
        <w:t>(Farine and Strandburg-Peshkin, 2015; Lusseau et al., 2009)</w:t>
      </w:r>
      <w:r w:rsidR="006B6C90">
        <w:fldChar w:fldCharType="end"/>
      </w:r>
      <w:r w:rsidR="006B6C90">
        <w:t xml:space="preserve"> differ in uncertainty estimates, because while the</w:t>
      </w:r>
      <w:r w:rsidR="00D06BE9">
        <w:t>y follow similar</w:t>
      </w:r>
      <w:r w:rsidR="006B6C90">
        <w:t xml:space="preserve"> concept</w:t>
      </w:r>
      <w:r w:rsidR="00D06BE9">
        <w:t>s</w:t>
      </w:r>
      <w:r w:rsidR="006B6C90">
        <w:t>, they do</w:t>
      </w:r>
      <w:r w:rsidR="00D06BE9">
        <w:t xml:space="preserve"> not</w:t>
      </w:r>
      <w:r w:rsidR="006B6C90">
        <w:t xml:space="preserve"> resample similar </w:t>
      </w:r>
      <w:r w:rsidR="00D06BE9">
        <w:t xml:space="preserve">types of </w:t>
      </w:r>
      <w:r w:rsidR="006B6C90">
        <w:t xml:space="preserve">data (dyads </w:t>
      </w:r>
      <w:r w:rsidR="00D06BE9" w:rsidRPr="00D06BE9">
        <w:t>compared to</w:t>
      </w:r>
      <w:r w:rsidR="006B6C90">
        <w:t xml:space="preserve"> sampling periods).</w:t>
      </w:r>
    </w:p>
    <w:p w14:paraId="6C033C45" w14:textId="7ED8ADF8" w:rsidR="00C81F7E" w:rsidRPr="00263C3B" w:rsidRDefault="00C81F7E" w:rsidP="00C81F7E">
      <w:commentRangeStart w:id="183"/>
      <w:r w:rsidRPr="00263C3B">
        <w:t>For the case study, we believed more variation could have been observed, in terms of ultimate inferences or of regression coefficients, especially since the sub-sampling of observational data could lead to quite different datasets according to the method involved. We don't know if such consistency</w:t>
      </w:r>
      <w:r w:rsidR="00D57845">
        <w:t xml:space="preserve"> across methods tested</w:t>
      </w:r>
      <w:r w:rsidRPr="00263C3B">
        <w:t xml:space="preserve"> in the observed trends are due to a strong and consistent signal in the data, or that, in fact </w:t>
      </w:r>
      <w:r w:rsidR="00D57845">
        <w:t>these methods do not induce much variation</w:t>
      </w:r>
      <w:r w:rsidRPr="00263C3B">
        <w:t>. We wonder if incorporating specific aspects of network uncertainty could lead to more contrasted end results, expecting models to fit reality better as study and analysis design is refined.</w:t>
      </w:r>
      <w:commentRangeEnd w:id="183"/>
      <w:r w:rsidR="00D57845">
        <w:rPr>
          <w:rStyle w:val="Marquedecommentaire"/>
        </w:rPr>
        <w:commentReference w:id="183"/>
      </w:r>
      <w:r w:rsidR="0007005E">
        <w:t xml:space="preserve"> One critical aspect of observation method and uncertainty though, in lights of the work of Davis et al. </w:t>
      </w:r>
      <w:r w:rsidR="0007005E">
        <w:fldChar w:fldCharType="begin"/>
      </w:r>
      <w:r w:rsidR="0007005E">
        <w:instrText xml:space="preserve"> ADDIN ZOTERO_ITEM CSL_CITATION {"citationID":"BBKZu4jX","properties":{"formattedCitation":"(2018)","plainCitation":"(2018)","noteIndex":0},"citationItems":[{"id":1708,"uris":["http://zotero.org/users/2554431/items/QEVVMDYP"],"uri":["http://zotero.org/users/2554431/items/QEVVMDYP"],"itemData":{"id":1708,"type":"article-journal","title":"Estimating the robustness and uncertainty of animal social networks using different observational methods","container-title":"Animal Behaviour","page":"29-44","volume":"141","source":"DOI.org (Crossref)","DOI":"10.1016/j.anbehav.2018.04.012","ISSN":"00033472","journalAbbreviation":"Animal Behaviour","language":"en","author":[{"family":"Davis","given":"Grace H."},{"family":"Crofoot","given":"Margaret C."},{"family":"Farine","given":"Damien R."}],"issued":{"date-parts":[["2018",7]]}},"suppress-author":true}],"schema":"https://github.com/citation-style-language/schema/raw/master/csl-citation.json"} </w:instrText>
      </w:r>
      <w:r w:rsidR="0007005E">
        <w:fldChar w:fldCharType="separate"/>
      </w:r>
      <w:r w:rsidR="0007005E" w:rsidRPr="0007005E">
        <w:t>(2018)</w:t>
      </w:r>
      <w:r w:rsidR="0007005E">
        <w:fldChar w:fldCharType="end"/>
      </w:r>
      <w:r w:rsidR="0007005E">
        <w:t>, the scan sampling from focal observations is inferior in terms of network robustness compared to scans observing the whole group as it does not maximize as much the number of potential association. However, in our case it also allowed for the collection of other and more general data.</w:t>
      </w:r>
    </w:p>
    <w:p w14:paraId="532C0812" w14:textId="6F2CDC92" w:rsidR="00C81F7E" w:rsidRPr="00263C3B" w:rsidRDefault="00C81F7E" w:rsidP="00C81F7E">
      <w:r w:rsidRPr="00263C3B">
        <w:t>In this regard, several tools emerge</w:t>
      </w:r>
      <w:r w:rsidR="00D06BE9">
        <w:t>d</w:t>
      </w:r>
      <w:r w:rsidRPr="00263C3B">
        <w:t xml:space="preserve"> with this idea of incorporating network uncertainty and since several years</w:t>
      </w:r>
      <w:r w:rsidR="00D57845">
        <w:t xml:space="preserve"> </w:t>
      </w:r>
      <w:r w:rsidR="00D57845">
        <w:fldChar w:fldCharType="begin"/>
      </w:r>
      <w:r w:rsidR="00D57845">
        <w:instrText xml:space="preserve"> ADDIN ZOTERO_ITEM CSL_CITATION {"citationID":"vEbGnlIx","properties":{"formattedCitation":"(Farine and Strandburg-Peshkin, 2015; Lusseau et al., 2009; Snijders and Borgatti, 1999)","plainCitation":"(Farine and Strandburg-Peshkin, 2015; Lusseau et al., 2009; Snijders and Borgatti, 1999)","noteIndex":0},"citationItems":[{"id":1962,"uris":["http://zotero.org/users/2554431/items/5UB4EKAG"],"uri":["http://zotero.org/users/2554431/items/5UB4EKAG"],"itemData":{"id":1962,"type":"article-journal","title":"Estimating uncertainty and reliability of social network data using Bayesian inference","container-title":"Royal Society Open Science","page":"150367","volume":"2","issue":"9","source":"DOI.org (Crossref)","DOI":"10.1098/rsos.150367","ISSN":"2054-5703, 2054-5703","journalAbbreviation":"R. Soc. open sci.","language":"en","author":[{"family":"Farine","given":"Damien R."},{"family":"Strandburg-Peshkin","given":"Ariana"}],"issued":{"date-parts":[["2015",9]]}}},{"id":1577,"uris":["http://zotero.org/users/2554431/items/JDL6HRQP"],"uri":["http://zotero.org/users/2554431/items/JDL6HRQP"],"itemData":{"id":1577,"type":"article-journal","title":"Incorporating uncertainty into the study of animal social networks","container-title":"arXiv:0903.1519 [physics, q-bio]","source":"arXiv.org","abstract":"Over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societies.","URL":"http://arxiv.org/abs/0903.1519","note":"arXiv: 0903.1519","author":[{"family":"Lusseau","given":"David"},{"family":"Whitehead","given":"Hal"},{"family":"Gero","given":"Shane"}],"issued":{"date-parts":[["2009",3,9]]},"accessed":{"date-parts":[["2019",4,17]]}}},{"id":1612,"uris":["http://zotero.org/users/2554431/items/3JJJ3HPB"],"uri":["http://zotero.org/users/2554431/items/3JJJ3HPB"],"itemData":{"id":1612,"type":"article-journal","title":"Non-parametric standard errors and tests for network statistics","container-title":"Connections","page":"161–170","volume":"22","issue":"2","source":"Google Scholar","author":[{"family":"Snijders","given":"Tom AB"},{"family":"Borgatti","given":"Stephen P."}],"issued":{"date-parts":[["1999"]]}}}],"schema":"https://github.com/citation-style-language/schema/raw/master/csl-citation.json"} </w:instrText>
      </w:r>
      <w:r w:rsidR="00D57845">
        <w:fldChar w:fldCharType="separate"/>
      </w:r>
      <w:r w:rsidR="00D57845" w:rsidRPr="00D57845">
        <w:t>(Farine and Strandburg-Peshkin, 2015; Lusseau et al., 2009; Snijders and Borgatti, 1999)</w:t>
      </w:r>
      <w:r w:rsidR="00D57845">
        <w:fldChar w:fldCharType="end"/>
      </w:r>
      <w:r w:rsidRPr="00263C3B">
        <w:t>, or even to provide even more complex network or more specialized metrics to</w:t>
      </w:r>
      <w:r w:rsidR="00D06BE9">
        <w:t xml:space="preserve"> be</w:t>
      </w:r>
      <w:r w:rsidRPr="00263C3B">
        <w:t xml:space="preserve"> investigate</w:t>
      </w:r>
      <w:r w:rsidR="00D06BE9">
        <w:t>d</w:t>
      </w:r>
      <w:r w:rsidR="00601BD0">
        <w:t xml:space="preserve"> </w:t>
      </w:r>
      <w:r w:rsidR="00601BD0">
        <w:fldChar w:fldCharType="begin"/>
      </w:r>
      <w:r w:rsidR="00601BD0">
        <w:instrText xml:space="preserve"> ADDIN ZOTERO_ITEM CSL_CITATION {"citationID":"XJFJ1Izp","properties":{"custom":"({\\i{}e.g.} see Chen and Onnela, 2018; Franks et al., 2009; Fushing et al., 2014; Newman, 2018; Peixoto, 2018)","formattedCitation":"({\\i{}e.g.} see Chen and Onnela, 2018; Franks et al., 2009; Fushing et al., 2014; Newman, 2018; Peixoto, 2018)","plainCitation":"(e.g. see Chen and Onnela, 2018; Franks et al., 2009; Fushing et al., 2014; Newman, 2018; Peixoto, 2018)","noteIndex":0},"citationItems":[{"id":1572,"uris":["http://zotero.org/users/2554431/items/8BICYLC8"],"uri":["http://zotero.org/users/2554431/items/8BICYLC8"],"itemData":{"id":1572,"type":"article-journal","title":"A Bootstrap Method for Goodness of Fit and Model Selection with a Single Observed Network","container-title":"arXiv:1806.11220 [stat]","source":"arXiv.org","abstract":"Network models are applied in numerous domains where data can be represented as a system of interactions among pairs of actors. While both statistical and mechanistic network models are increasingly capable of capturing various dependencies amongst these actors, these dependencies imply the lack of independence. This poses statistical challenges for analyzing such data, especially when there is only a single observed network, and often leads to intractable likelihoods regardless of the modeling paradigm, which limit the application of existing statistical methods for networks. We explore a subsampling bootstrap procedure to serve as the basis for goodness of fit and model selection with a single observed network that circumvents the intractability of such likelihoods. Our approach is based on flexible resampling distributions formed from the single observed network, allowing for finer and higher dimensional comparisons than simply point estimates of quantities of interest. We include worked examples for model selection, with simulation, and assessment of goodness of fit, with duplication-divergence model fits for yeast (S.cerevisiae) protein-protein interaction data from the literature. The proposed procedure produces a flexible resampling distribution that can be based on any statistics of one's choosing and can be employed regardless of choice of model.","URL":"http://arxiv.org/abs/1806.11220","note":"arXiv: 1806.11220","author":[{"family":"Chen","given":"Sixing"},{"family":"Onnela","given":"Jukka-Pekka"}],"issued":{"date-parts":[["2018",6,28]]},"accessed":{"date-parts":[["2019",4,17]]}},"label":"page"},{"id":1818,"uris":["http://zotero.org/users/2554431/items/UZIBZQ3K"],"uri":["http://zotero.org/users/2554431/items/UZIBZQ3K"],"itemData":{"id":1818,"type":"article-journal","title":"A foundation for developing a methodology for social network sampling","container-title":"Behavioral Ecology and Sociobiology","page":"1079-1088","volume":"63","issue":"7","source":"Springer Link","abstract":"Researchers are increasingly turning to network theory to understand the social nature of animal populations. We present a computational framework that is the first step in a series of works that will allow us to develop a quantitative methodology of social network sampling to aid ecologists in their social network data collection. To develop our methodology, we need to be able to generate networks from which to sample. Ideally, we need to perform a systematic study of sampling protocols on different known network structures, as network structure might affect the robustness of any particular sampling methodology. Thus, we present a computational tool for generating network structures that have user-defined distributions for network properties and for key measures of interest to ecologists. The user defines the values of these measures and the tool will generate appropriate network randomizations with those properties. This tool will be used as a framework for developing a sampling methodology, although we do not present a full methodology here. We describe the method used by the tool, demonstrate its effectiveness, and discuss how the tool can now be utilized. We provide a proof-of-concept example (using the assortativity measure) of how such networks can be used, along with a simulated egocentric sampling regime, to test the level of equivalence of the sampled network to the actual network.","DOI":"10.1007/s00265-009-0729-2","ISSN":"1432-0762","journalAbbreviation":"Behav Ecol Sociobiol","language":"en","author":[{"family":"Franks","given":"Daniel W."},{"family":"James","given":"Richard"},{"family":"Noble","given":"Jason"},{"family":"Ruxton","given":"Graeme D."}],"issued":{"date-parts":[["2009",5,1]]}},"label":"page"},{"id":1585,"uris":["http://zotero.org/users/2554431/items/Q8P39GW5"],"uri":["http://zotero.org/users/2554431/items/Q8P39GW5"],"itemData":{"id":1585,"type":"article-journal","title":"Bootstrapping on Undirected Binary Networks Via Statistical Mechanics","container-title":"Journal of Statistical Physics","page":"823-842","volume":"156","issue":"5","source":"Springer Link","abstract":"We propose a new method inspired from statistical mechanics for extracting geometric information from undirected binary networks and generating random networks that conform to this geometry. In this method an undirected binary network is perceived as a thermodynamic system with a collection of permuted adjacency matrices as its states. The task of extracting information from the network is then reformulated as a discrete combinatorial optimization problem of searching for its ground state. To solve this problem, we apply multiple ensembles of temperature regulated Markov chains to establish an ultrametric geometry on the network. This geometry is equipped with a tree hierarchy that captures the multiscale community structure of the network. We translate this geometry into a Parisi adjacency matrix, which has a relative low energy level and is in the vicinity of the ground state. The Parisi adjacency matrix is then further optimized by making block permutations subject to the ultrametric geometry. The optimal matrix corresponds to the macrostate of the original network. An ensemble of random networks is then generated such that each of these networks conforms to this macrostate; the corresponding algorithm also provides an estimate of the size of this ensemble. By repeating this procedure at different scales of the ultrametric geometry of the network, it is possible to compute its evolution entropy, i.e. to estimate the evolution of its complexity as we move from a coarse to a fine description of its geometric structure. We demonstrate the performance of this method on simulated as well as real data networks.","DOI":"10.1007/s10955-014-1043-6","ISSN":"1572-9613","journalAbbreviation":"J Stat Phys","language":"en","author":[{"family":"Fushing","given":"Hsieh"},{"family":"Chen","given":"Chen"},{"family":"Liu","given":"Shan-Yu"},{"family":"Koehl","given":"Patrice"}],"issued":{"date-parts":[["2014",9,1]]}},"label":"page"},{"id":1489,"uris":["http://zotero.org/users/2554431/items/V6R87NMT"],"uri":["http://zotero.org/users/2554431/items/V6R87NMT"],"itemData":{"id":1489,"type":"article-journal","title":"Estimating network structure from unreliable measurements","container-title":"Physical Review E","volume":"98","issue":"6","source":"Crossref","URL":"https://link.aps.org/doi/10.1103/PhysRevE.98.062321","DOI":"10.1103/PhysRevE.98.062321","ISSN":"2470-0045, 2470-0053","language":"en","author":[{"family":"Newman","given":"M. E. J."}],"issued":{"date-parts":[["2018",12,26]]},"accessed":{"date-parts":[["2019",4,5]]}},"label":"page"},{"id":1922,"uris":["http://zotero.org/users/2554431/items/Z4U9IE5C"],"uri":["http://zotero.org/users/2554431/items/Z4U9IE5C"],"itemData":{"id":1922,"type":"article-journal","title":"Reconstructing Networks with Unknown and Heterogeneous Errors","container-title":"Physical Review X","page":"041011","volume":"8","issue":"4","source":"DOI.org (Crossref)","DOI":"10.1103/PhysRevX.8.041011","ISSN":"2160-3308","journalAbbreviation":"Phys. Rev. X","language":"en","author":[{"family":"Peixoto","given":"Tiago P."}],"issued":{"date-parts":[["2018",10,16]]}},"label":"page"}],"schema":"https://github.com/citation-style-language/schema/raw/master/csl-citation.json"} </w:instrText>
      </w:r>
      <w:r w:rsidR="00601BD0">
        <w:fldChar w:fldCharType="separate"/>
      </w:r>
      <w:r w:rsidR="00601BD0" w:rsidRPr="00601BD0">
        <w:rPr>
          <w:rFonts w:cs="Times New Roman"/>
          <w:szCs w:val="24"/>
        </w:rPr>
        <w:t>(</w:t>
      </w:r>
      <w:r w:rsidR="00601BD0" w:rsidRPr="00601BD0">
        <w:rPr>
          <w:rFonts w:cs="Times New Roman"/>
          <w:i/>
          <w:iCs/>
          <w:szCs w:val="24"/>
        </w:rPr>
        <w:t>e.g.</w:t>
      </w:r>
      <w:r w:rsidR="00601BD0" w:rsidRPr="00601BD0">
        <w:rPr>
          <w:rFonts w:cs="Times New Roman"/>
          <w:szCs w:val="24"/>
        </w:rPr>
        <w:t xml:space="preserve"> see Chen and Onnela, 2018; Franks et al., 2009; Fushing et al., 2014; Newman, 2018; Peixoto, 2018)</w:t>
      </w:r>
      <w:r w:rsidR="00601BD0">
        <w:fldChar w:fldCharType="end"/>
      </w:r>
      <w:r w:rsidRPr="00263C3B">
        <w:t>. It can be exciting to see advanced tools being developed in other fields from math to human social networks, through neural networks</w:t>
      </w:r>
      <w:r w:rsidR="00F83FCA">
        <w:t>, although of</w:t>
      </w:r>
      <w:r w:rsidRPr="00263C3B">
        <w:t xml:space="preserve"> </w:t>
      </w:r>
      <w:r w:rsidR="00F83FCA">
        <w:t xml:space="preserve">course </w:t>
      </w:r>
      <w:r w:rsidRPr="00263C3B">
        <w:t xml:space="preserve">their effects or relevance is </w:t>
      </w:r>
      <w:r w:rsidR="00CF0D3E">
        <w:t xml:space="preserve">also </w:t>
      </w:r>
      <w:r w:rsidRPr="00263C3B">
        <w:t>yet to be determined</w:t>
      </w:r>
      <w:r w:rsidR="00601BD0">
        <w:t xml:space="preserve"> </w:t>
      </w:r>
      <w:r w:rsidR="00F83FCA">
        <w:fldChar w:fldCharType="begin"/>
      </w:r>
      <w:r w:rsidR="00F83FCA">
        <w:instrText xml:space="preserve"> ADDIN ZOTERO_ITEM CSL_CITATION {"citationID":"PqDyAFAr","properties":{"formattedCitation":"(James et al., 2009)","plainCitation":"(James et al., 2009)","noteIndex":0},"citationItems":[{"id":1771,"uris":["http://zotero.org/users/2554431/items/6VDSLF26"],"uri":["http://zotero.org/users/2554431/items/6VDSLF26"],"itemData":{"id":1771,"type":"article-journal","title":"Potential banana skins in animal social network analysis","container-title":"Behavioral Ecology and Sociobiology","page":"989-997","volume":"63","issue":"7","source":"Springer Link","abstract":"Social network analysis is an increasingly popular tool for the study of the fine-scale and global social structure of animals. It has attracted particular attention by those attempting to unravel social structure in fission–fusion populations. It is clear that the social network approach offers some exciting opportunities for gaining new insights into social systems. However, some of the practices which are currently being used in the animal social networks literature are at worst questionable and at best over-enthusiastic. We highlight some of the areas of method, analysis and interpretation in which greater care may be needed in order to ensure that the biology we extract from our networks is robust. In particular, we suggest that more attention should be given to whether relational data are representative, the potential effect of observational errors and the choice and use of statistical tests. The importance of replication and manipulation must not be forgotten, and the interpretation of results requires care.","DOI":"10.1007/s00265-009-0742-5","ISSN":"1432-0762","journalAbbreviation":"Behav Ecol Sociobiol","language":"en","author":[{"family":"James","given":"Richard"},{"family":"Croft","given":"Darren P."},{"family":"Krause","given":"Jens"}],"issued":{"date-parts":[["2009",5,1]]}}}],"schema":"https://github.com/citation-style-language/schema/raw/master/csl-citation.json"} </w:instrText>
      </w:r>
      <w:r w:rsidR="00F83FCA">
        <w:fldChar w:fldCharType="separate"/>
      </w:r>
      <w:r w:rsidR="00F83FCA" w:rsidRPr="00F83FCA">
        <w:t>(James et al., 2009)</w:t>
      </w:r>
      <w:r w:rsidR="00F83FCA">
        <w:fldChar w:fldCharType="end"/>
      </w:r>
      <w:r w:rsidRPr="00263C3B">
        <w:t xml:space="preserve">. This was one of the reasons we introduced in this study the concept of network distance and goodness of fit, as we believe </w:t>
      </w:r>
      <w:r w:rsidR="00F83FCA">
        <w:t xml:space="preserve">they are </w:t>
      </w:r>
      <w:r w:rsidRPr="00263C3B">
        <w:t>promising tool</w:t>
      </w:r>
      <w:r w:rsidR="00F83FCA">
        <w:t>s</w:t>
      </w:r>
      <w:r w:rsidRPr="00263C3B">
        <w:t xml:space="preserve"> with many potential applications in animal social networks, way beyond the use we m</w:t>
      </w:r>
      <w:r w:rsidR="00F83FCA">
        <w:t>a</w:t>
      </w:r>
      <w:r w:rsidRPr="00263C3B">
        <w:t xml:space="preserve">de of </w:t>
      </w:r>
      <w:r w:rsidR="00F83FCA">
        <w:t>them</w:t>
      </w:r>
      <w:r w:rsidRPr="00263C3B">
        <w:t xml:space="preserve"> here. Comparably to how different metrics can represent different scales, different distances that rely on different norms, can be a richer way to compare network as whole objects, and at different scales</w:t>
      </w:r>
      <w:r w:rsidR="00F83FCA">
        <w:t xml:space="preserve"> </w:t>
      </w:r>
      <w:r w:rsidR="00F83FCA">
        <w:fldChar w:fldCharType="begin"/>
      </w:r>
      <w:r w:rsidR="00F83FCA">
        <w:instrText xml:space="preserve"> ADDIN ZOTERO_ITEM CSL_CITATION {"citationID":"Hr7iyWVd","properties":{"custom":"({\\i{}e.g.} Bao et al., 2018; Giuseppe et al., 2011; Hammond et al., 2013; Jurman et al., 2015, 2011; Shore and Lubin, 2015)","formattedCitation":"({\\i{}e.g.} Bao et al., 2018; Giuseppe et al., 2011; Hammond et al., 2013; Jurman et al., 2015, 2011; Shore and Lubin, 2015)","plainCitation":"(e.g. Bao et al., 2018; Giuseppe et al., 2011; Hammond et al., 2013; Jurman et al., 2015, 2011; Shore and Lubin, 2015)","noteIndex":0},"citationItems":[{"id":1862,"uris":["http://zotero.org/users/2554431/items/Y4W3JU3Y"],"uri":["http://zotero.org/users/2554431/items/Y4W3JU3Y"],"itemData":{"id":1862,"type":"article-journal","title":"Network Distance Based on Laplacian Flows on Graphs","container-title":"arXiv:1810.02906 [cs, stat]","source":"arXiv.org","abstract":"Distance plays a fundamental role in measuring similarity between objects. Various visualization techniques and learning tasks in statistics and machine learning such as shape matching, classiﬁcation, dimension reduction and clustering often rely on some distance or similarity measure. It is of tremendous importance to have a distance that can incorporate the underlying structure of the object. In this paper, we focus on proposing such a distance between network objects. Our key insight is to deﬁne a distance based on the long term diﬀusion behavior of the whole network. We ﬁrst introduce a dynamic system on graphs called Laplacian ﬂow. Based on this Laplacian ﬂow, a new version of diﬀusion distance between networks is proposed. We will demonstrate the utility of the distance and its advantage over various existing distances through explicit examples. The distance is also applied to subsequent learning tasks such as clustering network objects.","URL":"http://arxiv.org/abs/1810.02906","note":"arXiv: 1810.02906","language":"en","author":[{"family":"Bao","given":"Dianbin"},{"family":"You","given":"Kisung"},{"family":"Lin","given":"Lizhen"}],"issued":{"date-parts":[["2018",10,5]]},"accessed":{"date-parts":[["2019",8,19]]}},"label":"page"},{"id":1848,"uris":["http://zotero.org/users/2554431/items/UL29BBLW"],"uri":["http://zotero.org/users/2554431/items/UL29BBLW"],"itemData":{"id":1848,"type":"article-journal","title":"An introduction to spectral distances in networks","container-title":"Frontiers in Artificial Intelligence and Applications","page":"227–234","source":"mEDRA","abstract":"Many functions have been recently deﬁned to assess the similarity among networks as tools for quantitative comparison. They stem from very different frameworks - and they are tuned for dealing with different situations. Here we show an overview of the spectral distances, highlighting their behavior in some basic cases of static and dynamic synthetic and real networks. In particular, we show examples where spectral distances are more effective than classical methods in assessing network differences.","DOI":"10.3233/978-1-60750-692-8-227","ISSN":"0922-6389","language":"en","author":[{"family":"Giuseppe","given":"Jurman"},{"family":"Roberto","given":"Visintainer"},{"family":"Cesare","given":"Furlanello"}],"issued":{"date-parts":[["2011"]]}},"label":"page"},{"id":1850,"uris":["http://zotero.org/users/2554431/items/2WUGCV6W"],"uri":["http://zotero.org/users/2554431/items/2WUGCV6W"],"itemData":{"id":1850,"type":"paper-conference","title":"Graph diffusion distance: A difference measure for weighted graphs based on the graph Laplacian exponential kernel","container-title":"2013 IEEE Global Conference on Signal and Information Processing","publisher":"IEEE","publisher-place":"Austin, TX, USA","page":"419-422","source":"DOI.org (Crossref)","event":"2013 IEEE Global Conference on Signal and Information Processing (GlobalSIP)","event-place":"Austin, TX, USA","abstract":"We propose a novel difference metric, called the graph diffusion distance (GDD), for quantifying the difference between two weighted graphs with the same number of vertices. Our approach is based on measuring the average similarity of heat diffusion on each graph. We compute the graph Laplacian exponential kernel matrices, corresponding to repeatedly solving the heat diffusion problem with initial conditions localized to single vertices. The GDD is then given by the Frobenius norm of the difference of the kernels, at the diffusion time yielding the maximum difference. We study properties of the proposed distance on both synthetic examples, and on real-data graphs representing human anatomical brain connectivity.","URL":"http://ieeexplore.ieee.org/document/6736904/","DOI":"10.1109/GlobalSIP.2013.6736904","ISBN":"978-1-4799-0248-4","title-short":"Graph diffusion distance","language":"en","author":[{"family":"Hammond","given":"David K."},{"family":"Gur","given":"Yaniv"},{"family":"Johnson","given":"Chris R."}],"issued":{"date-parts":[["2013",12]]},"accessed":{"date-parts":[["2019",8,19]]}},"label":"page"},{"id":1835,"uris":["http://zotero.org/users/2554431/items/S4HZ9Z2X"],"uri":["http://zotero.org/users/2554431/items/S4HZ9Z2X"],"itemData":{"id":1835,"type":"paper-conference","title":"The HIM glocal metric and kernel for network comparison and classification","container-title":"2015 IEEE International Conference on Data Science and Advanced Analytics (DSAA)","publisher":"IEEE","publisher-place":"Campus des Cordeliers, Paris, France","page":"1-10","source":"DOI.org (Crossref)","event":"2015 IEEE International Conference on Data Science and Advanced Analytics (DSAA)","event-place":"Campus des Cordeliers, Paris, France","abstract":"Comparing and classifying graphs represent two essential steps for network analysis, across different scientiﬁc and applicative domains. Here we deal with both operations by introducing the Hamming-Ipsen-Mikhailov (HIM) distance, a novel metric to quantitatively measure the difference between two graphs sharing the same vertices. The new measure combines the local Hamming edit distance and the global Ipsen-Mikhailov spectral distance so to overcome the drawbacks affecting the two components when considered separately. Building the kernel function derived from the HIM distance makes possible to move from network comparison to network classiﬁcation via the Support Vector Machine (SVM) algorithm. Applications of HIM-based methods on synthetic dynamical networks as well as in trade economy and diplomacy datasets demonstrate the effectiveness of HIM as a general purpose solution. An Open Source implementation is provided by the R package nettools, (already conﬁgured for High Performance Computing) and the Django-Celery web interface ReNette http://renette.fbk.eu.","URL":"http://ieeexplore.ieee.org/document/7344816/","DOI":"10.1109/DSAA.2015.7344816","ISBN":"978-1-4673-8272-4","language":"en","author":[{"family":"Jurman","given":"Giuseppe"},{"family":"Visintainer","given":"Roberto"},{"family":"Filosi","given":"Michele"},{"family":"Riccadonna","given":"Samantha"},{"family":"Furlanello","given":"Cesare"}],"issued":{"date-parts":[["2015",10]]},"accessed":{"date-parts":[["2019",8,19]]}},"label":"page"},{"id":1837,"uris":["http://zotero.org/users/2554431/items/76ZFHHMT"],"uri":["http://zotero.org/users/2554431/items/76ZFHHMT"],"itemData":{"id":1837,"type":"article-journal","title":"Biological network comparison via Ipsen-Mikhailov distance","container-title":"arXiv:1109.0220 [q-bio]","source":"arXiv.org","abstract":"Highlighting similarities and differences between networks is an informative task in investigating many biological processes. Typical examples are detecting differences between an inferred network and the corresponding gold standard, or evaluating changes in a dynamic network along time. Although fruitful insights can be drawn by qualitative or feature-based methods, a distance must be used whenever a quantitative assessment is required. Here we introduce the Ipsen-Mikhailov metric for biological network comparison, based on the difference of the distributions of the Laplacian eigenvalues of the compared graphs. Being a spectral measure, its focus is on the general structure of the net so it can overcome the issues affecting local metrics such as the edit distances. Relation with the classical Matthews Correlation Coefficient (MCC) is discussed, showing the finer discriminant resolution achieved by the Ipsen-Mikhailov metric. We conclude with three examples of application in functional genomic tasks, including stability of network reconstruction as robustness to data subsampling, variability in dynamical networks and differences in networks associated to a classification task.","URL":"http://arxiv.org/abs/1109.0220","note":"arXiv: 1109.0220","language":"en","author":[{"family":"Jurman","given":"Giuseppe"},{"family":"Riccadonna","given":"Samantha"},{"family":"Visintainer","given":"Roberto"},{"family":"Furlanello","given":"Cesare"}],"issued":{"date-parts":[["2011",9,1]]},"accessed":{"date-parts":[["2019",8,19]]}},"labe</w:instrText>
      </w:r>
      <w:r w:rsidR="00F83FCA" w:rsidRPr="00DE0F11">
        <w:rPr>
          <w:lang w:val="fr-FR"/>
          <w:rPrChange w:id="184" w:author="Kenneth" w:date="2020-04-02T10:52:00Z">
            <w:rPr/>
          </w:rPrChange>
        </w:rPr>
        <w:instrText xml:space="preserve">l":"page"},{"id":1887,"uris":["http://zotero.org/users/2554431/items/D8ARL79M"],"uri":["http://zotero.org/users/2554431/items/D8ARL79M"],"itemData":{"id":1887,"type":"article-journal","title":"Spectral goodness of fit for network models","container-title":"Social Networks","page":"16-27","volume":"43","source":"DOI.org (Crossref)","abstract":"We introduce a new statistic, ‘spectral goodness of </w:instrText>
      </w:r>
      <w:r w:rsidR="00F83FCA">
        <w:instrText>ﬁ</w:instrText>
      </w:r>
      <w:r w:rsidR="00F83FCA" w:rsidRPr="00DE0F11">
        <w:rPr>
          <w:lang w:val="fr-FR"/>
          <w:rPrChange w:id="185" w:author="Kenneth" w:date="2020-04-02T10:52:00Z">
            <w:rPr/>
          </w:rPrChange>
        </w:rPr>
        <w:instrText xml:space="preserve">t’ (SGOF) to measure how well a network model explains the structure of the pattern of ties in an observed network. SGOF provides a measure of </w:instrText>
      </w:r>
      <w:r w:rsidR="00F83FCA">
        <w:instrText>ﬁ</w:instrText>
      </w:r>
      <w:r w:rsidR="00F83FCA" w:rsidRPr="00DE0F11">
        <w:rPr>
          <w:lang w:val="fr-FR"/>
          <w:rPrChange w:id="186" w:author="Kenneth" w:date="2020-04-02T10:52:00Z">
            <w:rPr/>
          </w:rPrChange>
        </w:rPr>
        <w:instrText xml:space="preserve">t analogous to the standard R2 in linear regression. Additionally, as it takes advantage of the properties of the spectrum of the graph Laplacian, it is suitable for comparing network models of diverse functional forms, including both </w:instrText>
      </w:r>
      <w:r w:rsidR="00F83FCA">
        <w:instrText>ﬁ</w:instrText>
      </w:r>
      <w:r w:rsidR="00F83FCA" w:rsidRPr="00DE0F11">
        <w:rPr>
          <w:lang w:val="fr-FR"/>
          <w:rPrChange w:id="187" w:author="Kenneth" w:date="2020-04-02T10:52:00Z">
            <w:rPr/>
          </w:rPrChange>
        </w:rPr>
        <w:instrText>tted statistical models and algorithmic generative models of networks. After introducing, de</w:instrText>
      </w:r>
      <w:r w:rsidR="00F83FCA">
        <w:instrText>ﬁ</w:instrText>
      </w:r>
      <w:r w:rsidR="00F83FCA" w:rsidRPr="00DE0F11">
        <w:rPr>
          <w:lang w:val="fr-FR"/>
          <w:rPrChange w:id="188" w:author="Kenneth" w:date="2020-04-02T10:52:00Z">
            <w:rPr/>
          </w:rPrChange>
        </w:rPr>
        <w:instrText xml:space="preserve">ning, and providing guidance for interpreting SGOF, we illustrate the properties of the statistic with a number of examples and comparisons to existing techniques. We show that such a spectral approach to assessing model </w:instrText>
      </w:r>
      <w:r w:rsidR="00F83FCA">
        <w:instrText>ﬁ</w:instrText>
      </w:r>
      <w:r w:rsidR="00F83FCA" w:rsidRPr="00DE0F11">
        <w:rPr>
          <w:lang w:val="fr-FR"/>
          <w:rPrChange w:id="189" w:author="Kenneth" w:date="2020-04-02T10:52:00Z">
            <w:rPr/>
          </w:rPrChange>
        </w:rPr>
        <w:instrText xml:space="preserve">t </w:instrText>
      </w:r>
      <w:r w:rsidR="00F83FCA">
        <w:instrText>ﬁ</w:instrText>
      </w:r>
      <w:r w:rsidR="00F83FCA" w:rsidRPr="00DE0F11">
        <w:rPr>
          <w:lang w:val="fr-FR"/>
          <w:rPrChange w:id="190" w:author="Kenneth" w:date="2020-04-02T10:52:00Z">
            <w:rPr/>
          </w:rPrChange>
        </w:rPr>
        <w:instrText xml:space="preserve">lls gaps left by earlier methods and can be widely applied.","DOI":"10.1016/j.socnet.2015.04.004","ISSN":"03788733","journalAbbreviation":"Social Networks","language":"en","author":[{"family":"Shore","given":"Jesse"},{"family":"Lubin","given":"Benjamin"}],"issued":{"date-parts":[["2015",10]]}},"label":"page"}],"schema":"https://github.com/citation-style-language/schema/raw/master/csl-citation.json"} </w:instrText>
      </w:r>
      <w:r w:rsidR="00F83FCA">
        <w:fldChar w:fldCharType="separate"/>
      </w:r>
      <w:r w:rsidR="00F83FCA" w:rsidRPr="00DE0F11">
        <w:rPr>
          <w:rFonts w:cs="Times New Roman"/>
          <w:szCs w:val="24"/>
          <w:lang w:val="fr-FR"/>
          <w:rPrChange w:id="191" w:author="Kenneth" w:date="2020-04-02T10:52:00Z">
            <w:rPr>
              <w:rFonts w:cs="Times New Roman"/>
              <w:szCs w:val="24"/>
            </w:rPr>
          </w:rPrChange>
        </w:rPr>
        <w:t>(</w:t>
      </w:r>
      <w:r w:rsidR="00F83FCA" w:rsidRPr="00DE0F11">
        <w:rPr>
          <w:rFonts w:cs="Times New Roman"/>
          <w:i/>
          <w:iCs/>
          <w:szCs w:val="24"/>
          <w:lang w:val="fr-FR"/>
          <w:rPrChange w:id="192" w:author="Kenneth" w:date="2020-04-02T10:52:00Z">
            <w:rPr>
              <w:rFonts w:cs="Times New Roman"/>
              <w:i/>
              <w:iCs/>
              <w:szCs w:val="24"/>
            </w:rPr>
          </w:rPrChange>
        </w:rPr>
        <w:t>e.g.</w:t>
      </w:r>
      <w:r w:rsidR="00F83FCA" w:rsidRPr="00DE0F11">
        <w:rPr>
          <w:rFonts w:cs="Times New Roman"/>
          <w:szCs w:val="24"/>
          <w:lang w:val="fr-FR"/>
          <w:rPrChange w:id="193" w:author="Kenneth" w:date="2020-04-02T10:52:00Z">
            <w:rPr>
              <w:rFonts w:cs="Times New Roman"/>
              <w:szCs w:val="24"/>
            </w:rPr>
          </w:rPrChange>
        </w:rPr>
        <w:t xml:space="preserve"> Bao et al., 2018; Giuseppe et al., 2011; Hammond et al., 2013; Jurman et al., 2015, 2011; Shore and Lubin, 2015)</w:t>
      </w:r>
      <w:r w:rsidR="00F83FCA">
        <w:fldChar w:fldCharType="end"/>
      </w:r>
      <w:r w:rsidRPr="00DE0F11">
        <w:rPr>
          <w:lang w:val="fr-FR"/>
          <w:rPrChange w:id="194" w:author="Kenneth" w:date="2020-04-02T10:52:00Z">
            <w:rPr/>
          </w:rPrChange>
        </w:rPr>
        <w:t xml:space="preserve">. </w:t>
      </w:r>
      <w:r w:rsidR="00F83FCA">
        <w:t>Some of these studies</w:t>
      </w:r>
      <w:r w:rsidRPr="00263C3B">
        <w:t xml:space="preserve"> measur</w:t>
      </w:r>
      <w:r w:rsidR="00F83FCA">
        <w:t>e</w:t>
      </w:r>
      <w:r w:rsidRPr="00263C3B">
        <w:t xml:space="preserve"> distances over other representations of networks</w:t>
      </w:r>
      <w:r w:rsidR="00F83FCA">
        <w:t xml:space="preserve"> as well</w:t>
      </w:r>
      <w:r w:rsidRPr="00263C3B">
        <w:t xml:space="preserve">. </w:t>
      </w:r>
      <w:r w:rsidR="00F83FCA">
        <w:t>With parallels</w:t>
      </w:r>
      <w:r w:rsidRPr="00263C3B">
        <w:t xml:space="preserve"> to eigen-vectors being derived from Laplacian matrices, which provide a "spectral" depiction of a network, distances of different kind can be evaluated </w:t>
      </w:r>
      <w:r w:rsidR="00CF0D3E">
        <w:t xml:space="preserve">comparing </w:t>
      </w:r>
      <w:r w:rsidRPr="00263C3B">
        <w:t>Laplacian matrices of different networks.  This was suggested by Shore</w:t>
      </w:r>
      <w:r w:rsidR="00F83FCA">
        <w:t xml:space="preserve"> </w:t>
      </w:r>
      <w:r w:rsidRPr="00263C3B">
        <w:t xml:space="preserve">and Lubin's work on a spectral goodness of fit </w:t>
      </w:r>
      <w:r w:rsidRPr="00263C3B">
        <w:fldChar w:fldCharType="begin"/>
      </w:r>
      <w:r w:rsidRPr="00263C3B">
        <w:instrText xml:space="preserve"> ADDIN ZOTERO_ITEM CSL_CITATION {"citationID":"WXO1rbF9","properties":{"formattedCitation":"(2015)","plainCitation":"(2015)","noteIndex":0},"citationItems":[{"id":1887,"uris":["http://zotero.org/users/2554431/items/D8ARL79M"],"uri":["http://zotero.org/users/2554431/items/D8ARL79M"],"itemData":{"id":1887,"type":"article-journal","title":"Spectral goodness of fit for network models","container-title":"Social Networks","page":"16-27","volume":"43","source":"DOI.org (Crossref)","abstract":"We introduce a new statistic, ‘spectral goodness of ﬁt’ (SGOF) to measure how well a network model explains the structure of the pattern of ties in an observed network. SGOF provides a measure of ﬁt analogous to the standard R2 in linear regression. Additionally, as it takes advantage of the properties of the spectrum of the graph Laplacian, it is suitable for comparing network models of diverse functional forms, including both ﬁtted statistical models and algorithmic generative models of networks. After introducing, deﬁning, and providing guidance for interpreting SGOF, we illustrate the properties of the statistic with a number of examples and comparisons to existing techniques. We show that such a spectral approach to assessing model ﬁt ﬁlls gaps left by earlier methods and can be widely applied.","DOI":"10.1016/j.socnet.2015.04.004","ISSN":"03788733","journalAbbreviation":"Social Networks","language":"en","author":[{"family":"Shore","given":"Jesse"},{"family":"Lubin","given":"Benjamin"}],"issued":{"date-parts":[["2015",10]]}},"suppress-author":true}],"schema":"https://github.com/citation-style-language/schema/raw/master/csl-citation.json"} </w:instrText>
      </w:r>
      <w:r w:rsidRPr="00263C3B">
        <w:fldChar w:fldCharType="separate"/>
      </w:r>
      <w:r w:rsidRPr="00263C3B">
        <w:t>(2015)</w:t>
      </w:r>
      <w:r w:rsidRPr="00263C3B">
        <w:fldChar w:fldCharType="end"/>
      </w:r>
      <w:r w:rsidRPr="00263C3B">
        <w:t xml:space="preserve"> that propose such a tool as a measure of similarity incorporating the information of different scales and complexity of the network.</w:t>
      </w:r>
    </w:p>
    <w:p w14:paraId="5B3E6EAF" w14:textId="38D4CC2C" w:rsidR="00C81F7E" w:rsidRPr="00263C3B" w:rsidRDefault="00C81F7E" w:rsidP="00C81F7E">
      <w:r w:rsidRPr="00263C3B">
        <w:t xml:space="preserve">Also, and back to the question of improving models of biological dynamic system such as </w:t>
      </w:r>
      <w:r w:rsidR="00F83FCA">
        <w:t>i</w:t>
      </w:r>
      <w:r w:rsidRPr="00263C3B">
        <w:t xml:space="preserve">nfectious disease transmission by incorporating dynamic sampling uncertainty, there is also </w:t>
      </w:r>
      <w:r w:rsidRPr="00263C3B">
        <w:lastRenderedPageBreak/>
        <w:t>another wider application of our RTWS we want to suggest. We think that the issue of variable or poorly-defined time-lag could be a specific aspect to investigate, notably reflecting concept of incubation period – or prepatent period in the case of macro-parasites</w:t>
      </w:r>
      <w:r w:rsidR="00F83FCA">
        <w:t xml:space="preserve"> –, a </w:t>
      </w:r>
      <w:r w:rsidRPr="00263C3B">
        <w:t>delay before the adhesion to an idea in the case of information transmission, etc. Our dynamic sub-sampling proposed here with the RTWS could be used to incorporate the effects of an uncertain time-lag, on top of incorporating uncertainty from variable sub-samplin</w:t>
      </w:r>
      <w:r w:rsidR="00F83FCA">
        <w:t>g</w:t>
      </w:r>
      <w:r w:rsidRPr="00263C3B">
        <w:t xml:space="preserve">. Additionally, with the joint development of automated data acquisition methods, we believe it is important to have available efficient and reliable tools to process </w:t>
      </w:r>
      <w:r w:rsidR="002403FB">
        <w:t xml:space="preserve">increasing amount of </w:t>
      </w:r>
      <w:r w:rsidRPr="00263C3B">
        <w:t>data with such algorithm</w:t>
      </w:r>
      <w:r w:rsidR="002403FB">
        <w:t>s</w:t>
      </w:r>
      <w:r w:rsidRPr="00263C3B">
        <w:t>. This can facilitate investigations of the consequences of fine variations from dynamic sampling by, for instance, changing parameters like the minimum number of observations or minimum time interval used to produce a network.  Ultimately, such methods could be used to provide insights on social network dynamics at different temporal scales.</w:t>
      </w:r>
    </w:p>
    <w:p w14:paraId="052908BE" w14:textId="775E3AF8" w:rsidR="00C81F7E" w:rsidRPr="00263C3B" w:rsidRDefault="00C81F7E" w:rsidP="00C81F7E">
      <w:r w:rsidRPr="00263C3B">
        <w:t>One thing to note is that</w:t>
      </w:r>
      <w:r w:rsidR="002403FB">
        <w:t>, in the case study,</w:t>
      </w:r>
      <w:r w:rsidRPr="00263C3B">
        <w:t xml:space="preserve"> our social network approach was fairly </w:t>
      </w:r>
      <w:r w:rsidR="002403FB">
        <w:t xml:space="preserve">consistent across methods tested </w:t>
      </w:r>
      <w:r w:rsidRPr="00263C3B">
        <w:t>(</w:t>
      </w:r>
      <w:r w:rsidRPr="002403FB">
        <w:rPr>
          <w:i/>
          <w:iCs/>
        </w:rPr>
        <w:t>i.e.</w:t>
      </w:r>
      <w:r w:rsidRPr="00263C3B">
        <w:t xml:space="preserve"> always relying on focal scan sampling for proximity networks with a given association index</w:t>
      </w:r>
      <w:r w:rsidR="00CF0D3E">
        <w:t xml:space="preserve"> and minimum time and observations</w:t>
      </w:r>
      <w:r w:rsidRPr="00263C3B">
        <w:t xml:space="preserve">), apart from sub-sampling and application of a </w:t>
      </w:r>
      <w:r w:rsidR="002403FB">
        <w:t xml:space="preserve">dyadic </w:t>
      </w:r>
      <w:r w:rsidRPr="00263C3B">
        <w:t xml:space="preserve">bootstrap. The lack of important variations in the results of our case study could </w:t>
      </w:r>
      <w:r w:rsidR="00CF0D3E">
        <w:t xml:space="preserve">suggest </w:t>
      </w:r>
      <w:r w:rsidR="002403FB">
        <w:t xml:space="preserve">that </w:t>
      </w:r>
      <w:r w:rsidRPr="00263C3B">
        <w:t xml:space="preserve">these choices of protocol design </w:t>
      </w:r>
      <w:r w:rsidR="002403FB">
        <w:t xml:space="preserve">are </w:t>
      </w:r>
      <w:r w:rsidRPr="00263C3B">
        <w:t xml:space="preserve">more impactful overall. This is even more true considering it is from </w:t>
      </w:r>
      <w:r w:rsidRPr="00263C3B">
        <w:rPr>
          <w:i/>
          <w:iCs/>
        </w:rPr>
        <w:t>these</w:t>
      </w:r>
      <w:r w:rsidRPr="00263C3B">
        <w:t xml:space="preserve"> choices that a system will be well or poorly represented by the ultimate network(s), and that observations sampled will or </w:t>
      </w:r>
      <w:r w:rsidR="002403FB">
        <w:t xml:space="preserve">will </w:t>
      </w:r>
      <w:r w:rsidRPr="00263C3B">
        <w:t>not be representative</w:t>
      </w:r>
      <w:r w:rsidR="00CF0D3E">
        <w:t xml:space="preserve"> </w:t>
      </w:r>
      <w:r w:rsidR="00CF0D3E">
        <w:fldChar w:fldCharType="begin"/>
      </w:r>
      <w:r w:rsidR="00CF0D3E">
        <w:instrText xml:space="preserve"> ADDIN ZOTERO_ITEM CSL_CITATION {"citationID":"FuMIPzM8","properties":{"formattedCitation":"(Singh et al., 2010; Whitehead, 2008)","plainCitation":"(Singh et al., 2010; Whitehead, 2008)","noteIndex":0},"citationItems":[{"id":1946,"uris":["http://zotero.org/users/2554431/items/U7IV7QFU"],"uri":["http://zotero.org/users/2554431/items/U7IV7QFU"],"itemData":{"id":1946,"type":"chapter","title":"Perspectives on Social Network Analysis for Observational Scientific Data","container-title":"Handbook of Social Network Technologies and Applications","publisher":"Springer US","publisher-place":"Boston, MA","page":"147-168","source":"DOI.org (Crossref)","event-place":"Boston, MA","URL":"http://link.springer.com/10.1007/978-1-4419-7142-5_7","ISBN":"978-1-4419-7141-8","note":"DOI: 10.1007/978-1-4419-7142-5_7","language":"en","editor":[{"family":"Furht","given":"Borko"}],"author":[{"family":"Singh","given":"Lisa"},{"family":"Bienenstock","given":"Elisa Jayne"},{"family":"Mann","given":"Janet"}],"issued":{"date-parts":[["2010"]]},"accessed":{"date-parts":[["2019",8,23]]}}},{"id":496,"uris":["http://zotero.org/users/2554431/items/XWUZD793"],"uri":["http://zotero.org/users/2554431/items/XWUZD793"],"itemData":{"id":496,"type":"book","title":"Analyzing animal societies: quantitative methods for vertebrate social analysis","publisher":"University of Chicago Press","source":"Google Scholar","URL":"https://books.google.fr/books?hl=fr&amp;lr=&amp;id=zD1gwUbW57gC&amp;oi=fnd&amp;pg=PR7&amp;dq=Whitehead,+H.+(2008)+Analyzing+Animal+Societies.+University+of+Chicago+Press,+Chicago,+IL,+USA.&amp;ots=TKS4nkp6qG&amp;sig=uuMfaf97Gl-J5v6HO7kMLFLtLw4","title-short":"Analyzing animal societies","author":[{"family":"Whitehead","given":"Hal"}],"issued":{"date-parts":[["2008"]]},"accessed":{"date-parts":[["2016",4,22]]}}}],"schema":"https://github.com/citation-style-language/schema/raw/master/csl-citation.json"} </w:instrText>
      </w:r>
      <w:r w:rsidR="00CF0D3E">
        <w:fldChar w:fldCharType="separate"/>
      </w:r>
      <w:r w:rsidR="00CF0D3E" w:rsidRPr="00CF0D3E">
        <w:t>(Singh et al., 2010; Whitehead, 2008)</w:t>
      </w:r>
      <w:r w:rsidR="00CF0D3E">
        <w:fldChar w:fldCharType="end"/>
      </w:r>
      <w:r w:rsidRPr="00263C3B">
        <w:t>. In comparison, our work here mostly questions the importance of considering one's measure and data as absolutely precise or not. And while caution has to be maintained as to if the uncertainty measure obtained by these methods is accurate</w:t>
      </w:r>
      <w:r w:rsidR="002403FB">
        <w:t xml:space="preserve"> </w:t>
      </w:r>
      <w:r w:rsidR="002403FB">
        <w:fldChar w:fldCharType="begin"/>
      </w:r>
      <w:r w:rsidR="002403FB">
        <w:instrText xml:space="preserve"> ADDIN ZOTERO_ITEM CSL_CITATION {"citationID":"LnZai1ei","properties":{"custom":"(see Farine and Strandburg-Peshkin, 2015 for comparison of uncertainty accuracy compared to a more Bayesian approach)","formattedCitation":"(see Farine and Strandburg-Peshkin, 2015 for comparison of uncertainty accuracy compared to a more Bayesian approach)","plainCitation":"(see Farine and Strandburg-Peshkin, 2015 for comparison of uncertainty accuracy compared to a more Bayesian approach)","noteIndex":0},"citationItems":[{"id":1962,"uris":["http://zotero.org/users/2554431/items/5UB4EKAG"],"uri":["http://zotero.org/users/2554431/items/5UB4EKAG"],"itemData":{"id":1962,"type":"article-journal","title":"Estimating uncertainty and reliability of social network data using Bayesian inference","container-title":"Royal Society Open Science","page":"150367","volume":"2","issue":"9","source":"DOI.org (Crossref)","DOI":"10.1098/rsos.150367","ISSN":"2054-5703, 2054-5703","journalAbbreviation":"R. Soc. open sci.","language":"en","author":[{"family":"Farine","given":"Damien R."},{"family":"Strandburg-Peshkin","given":"Ariana"}],"issued":{"date-parts":[["2015",9]]}}}],"schema":"https://github.com/citation-style-language/schema/raw/master/csl-citation.json"} </w:instrText>
      </w:r>
      <w:r w:rsidR="002403FB">
        <w:fldChar w:fldCharType="separate"/>
      </w:r>
      <w:r w:rsidR="002403FB" w:rsidRPr="002403FB">
        <w:t>(see Farine and Strandburg-Peshkin, 2015 for comparison of uncertainty accuracy compared to a more Bayesian approach)</w:t>
      </w:r>
      <w:r w:rsidR="002403FB">
        <w:fldChar w:fldCharType="end"/>
      </w:r>
      <w:r w:rsidRPr="00263C3B">
        <w:t>, we believe that there is no reason not to provide them. As even a measure overestimating or underestimating a confidence level is still probably more realistic that considering network values as point estimate</w:t>
      </w:r>
      <w:r w:rsidR="002403FB">
        <w:t>s</w:t>
      </w:r>
      <w:r w:rsidRPr="00263C3B">
        <w:t>.</w:t>
      </w:r>
    </w:p>
    <w:p w14:paraId="12411A59" w14:textId="3187B30C" w:rsidR="00C81F7E" w:rsidRPr="00263C3B" w:rsidRDefault="00C81F7E" w:rsidP="00C81F7E">
      <w:r w:rsidRPr="00263C3B">
        <w:t>While this is what we and other advocate for</w:t>
      </w:r>
      <w:r w:rsidR="002403FB">
        <w:t xml:space="preserve"> </w:t>
      </w:r>
      <w:r w:rsidR="002403FB">
        <w:fldChar w:fldCharType="begin"/>
      </w:r>
      <w:r w:rsidR="002403FB">
        <w:instrText xml:space="preserve"> ADDIN ZOTERO_ITEM CSL_CITATION {"citationID":"nKOHOs3Q","properties":{"custom":"({\\i{}e.g.} Farine and Strandburg-Peshkin, 2015; Lusseau et al., 2009; Perreault, 2010; Sundaresan et al., 2009)","formattedCitation":"({\\i{}e.g.} Farine and Strandburg-Peshkin, 2015; Lusseau et al., 2009; Perreault, 2010; Sundaresan et al., 2009)","plainCitation":"(e.g. Farine and Strandburg-Peshkin, 2015; Lusseau et al., 2009; Perreault, 2010; Sundaresan et al., 2009)","noteIndex":0},"citationItems":[{"id":1962,"uris":["http://zotero.org/users/2554431/items/5UB4EKAG"],"uri":["http://zotero.org/users/2554431/items/5UB4EKAG"],"itemData":{"id":1962,"type":"article-journal","title":"Estimating uncertainty and reliability of social network data using Bayesian inference","container-title":"Royal Society Open Science","page":"150367","volume":"2","issue":"9","source":"DOI.org (Crossref)","DOI":"10.1098/rsos.150367","ISSN":"2054-5703, 2054-5703","journalAbbreviation":"R. Soc. open sci.","language":"en","author":[{"family":"Farine","given":"Damien R."},{"family":"Strandburg-Peshkin","given":"Ariana"}],"issued":{"date-parts":[["2015",9]]}},"label":"page"},{"id":1577,"uris":["http://zotero.org/users/2554431/items/JDL6HRQP"],"uri":["http://zotero.org/users/2554431/items/JDL6HRQP"],"itemData":{"id":1577,"type":"article-journal","title":"Incorporating uncertainty into the study of animal social networks","container-title":"arXiv:0903.1519 [physics, q-bio]","source":"arXiv.org","abstract":"Over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societies.","URL":"http://arxiv.org/abs/0903.1519","note":"arXiv: 0903.1519","author":[{"family":"Lusseau","given":"David"},{"family":"Whitehead","given":"Hal"},{"family":"Gero","given":"Shane"}],"issued":{"date-parts":[["2009",3,9]]},"accessed":{"date-parts":[["2019",4,17]]}},"label":"page"},{"id":1833,"uris":["http://zotero.org/users/2554431/items/EJDJAAIT"],"uri":["http://zotero.org/users/2554431/items/EJDJAAIT"],"itemData":{"id":1833,"type":"article-journal","title":"A note on reconstructing animal social networks from independent small-group observations","container-title":"Animal Behaviour","page":"551-562","volume":"80","issue":"3","source":"DOI.org (Crossref)","DOI":"10.1016/j.anbehav.2010.06.020","ISSN":"00033472","journalAbbreviation":"Animal Behaviour","language":"en","author":[{"family":"Perreault","given":"Charles"}],"issued":{"date-parts":[["2010",9]]}},"label":"page"},{"id":1948,"uris":["http://zotero.org/users/2554431/items/26MUC6V8"],"uri":["http://zotero.org/users/2554431/items/26MUC6V8"],"itemData":{"id":1948,"type":"article-journal","title":"Avoiding spurious findings of nonrandom social structure in association data","container-title":"Animal Behaviour","page":"1381-1385","volume":"77","issue":"6","source":"DOI.org (Crossref)","DOI":"10.1016/j.anbehav.2009.01.021","ISSN":"00033472","journalAbbreviation":"Animal Behaviour","language":"en","author":[{"family":"Sundaresan","given":"Siva R."},{"family":"Fischhoff","given":"Ilya R."},{"family":"Dushoff","given":"Jonathan"}],"issued":{"date-parts":[["2009",6]]}},"label":"page"}],"schema":"https://github.com/citation-style-language/schema/raw/master/csl-citation.json"} </w:instrText>
      </w:r>
      <w:r w:rsidR="002403FB">
        <w:fldChar w:fldCharType="separate"/>
      </w:r>
      <w:r w:rsidR="002403FB" w:rsidRPr="002403FB">
        <w:rPr>
          <w:rFonts w:cs="Times New Roman"/>
          <w:szCs w:val="24"/>
        </w:rPr>
        <w:t>(</w:t>
      </w:r>
      <w:r w:rsidR="002403FB" w:rsidRPr="002403FB">
        <w:rPr>
          <w:rFonts w:cs="Times New Roman"/>
          <w:i/>
          <w:iCs/>
          <w:szCs w:val="24"/>
        </w:rPr>
        <w:t>e.g.</w:t>
      </w:r>
      <w:r w:rsidR="002403FB" w:rsidRPr="002403FB">
        <w:rPr>
          <w:rFonts w:cs="Times New Roman"/>
          <w:szCs w:val="24"/>
        </w:rPr>
        <w:t xml:space="preserve"> Farine and Strandburg-Peshkin, 2015; Lusseau et al., 2009; Perreault, 2010; Sundaresan et al., 2009)</w:t>
      </w:r>
      <w:r w:rsidR="002403FB">
        <w:fldChar w:fldCharType="end"/>
      </w:r>
      <w:r w:rsidRPr="00263C3B">
        <w:t xml:space="preserve">, to our knowledge, only few tools are </w:t>
      </w:r>
      <w:r w:rsidR="002403FB">
        <w:t xml:space="preserve">effectively </w:t>
      </w:r>
      <w:r w:rsidRPr="00263C3B">
        <w:t>available for such implementation in social network analysis</w:t>
      </w:r>
      <w:r w:rsidR="0007005E">
        <w:t>, especially for ecology and evolution</w:t>
      </w:r>
      <w:r w:rsidR="002403FB">
        <w:t xml:space="preserve"> </w:t>
      </w:r>
      <w:r w:rsidR="002403FB">
        <w:fldChar w:fldCharType="begin"/>
      </w:r>
      <w:r w:rsidR="000374D7">
        <w:instrText xml:space="preserve"> ADDIN ZOTERO_ITEM CSL_CITATION {"citationID":"9xEEG6GX","properties":{"formattedCitation":"(Borgatti et al., 2002; Chen and Onnela, 2018; Chen et al., 2019b; Friedman et al., 2013; Gel et al., 2017; Newman, 2018; Snijders and Borgatti, 1999; Teixeira and Derudder, 2018)","plainCitation":"(Borgatti et al., 2002; Chen and Onnela, 2018; Chen et al., 2019b; Friedman et al., 2013; Gel et al., 2017; Newman, 2018; Snijders and Borgatti, 1999; Teixeira and Derudder, 2018)","noteIndex":0},"citationItems":[{"id":1614,"uris":["http://zotero.org/users/2554431/items/4KRMN28Y"],"uri":["http://zotero.org/users/2554431/items/4KRMN28Y"],"itemData":{"id":1614,"type":"article-journal","title":"Ucinet for Windows: Software for social network analysis","source":"Google Scholar","title-short":"Ucinet for Windows","author":[{"family":"Borgatti","given":"Stephen P."},{"family":"Everett","given":"Martin G."},{"family":"Freeman","given":"Linton C."}],"issued":{"date-parts":[["2002"]]}}},{"id":1572,"uris":["http://zotero.org/users/2554431/items/8BICYLC8"],"uri":["http://zotero.org/users/2554431/items/8BICYLC8"],"itemData":{"id":1572,"type":"article-journal","title":"A Bootstrap Method for Goodness of Fit and Model Selection with a Single Observed Network","container-title":"arXiv:1806.11220 [stat]","source":"arXiv.org","abstract":"Network models are applied in numerous domains where data can be represented as a system of interactions among pairs of actors. While both statistical and mechanistic network models are increasingly capable of capturing various dependencies amongst these actors, these dependencies imply the lack of independence. This poses statistical challenges for analyzing such data, especially when there is only a single observed network, and often leads to intractable likelihoods regardless of the modeling paradigm, which limit the application of existing statistical methods for networks. We explore a subsampling bootstrap procedure to serve as the basis for goodness of fit and model selection with a single observed network that circumvents the intractability of such likelihoods. Our approach is based on flexible resampling distributions formed from the single observed network, allowing for finer and higher dimensional comparisons than simply point estimates of quantities of interest. We include worked examples for model selection, with simulation, and assessment of goodness of fit, with duplication-divergence model fits for yeast (S.cerevisiae) protein-protein interaction data from the literature. The proposed procedure produces a flexible resampling distribution that can be based on any statistics of one's choosing and can be employed regardless of choice of model.","URL":"http://arxiv.org/abs/1806.11220","note":"arXiv: 1806.11220","author":[{"family":"Chen","given":"Sixing"},{"family":"Onnela","given":"Jukka-Pekka"}],"issued":{"date-parts":[["2018",6,28]]},"accessed":{"date-parts":[["2019",4,17]]}}},{"id":1576,"uris":["http://zotero.org/users/2554431/items/85JAEDP4"],"uri":["http://zotero.org/users/2554431/items/85JAEDP4"],"itemData":{"id":1576,"type":"article-journal","title":"Snowboot: Bootstrap Methods for Network Inference","container-title":"The R Journal","page":"95","volume":"10","issue":"2","source":"DOI.org (Crossref)","abstract":"Complex networks are used to describe a broad range of disparate social systems and natural phenomena, from power grids to customer segmentation to human brain connectome. Challenges of parametric model speciﬁcation and validation inspire a search for more data-driven and ﬂexible nonparametric approaches for inference of complex networks. In this paper we discuss methodology and R implementation of two bootstrap procedures on random networks, that is, patchwork bootstrap of Thompson et al. (2016) and Gel et al. (2017) and vertex bootstrap of Snijders and Borgatti (1999). To our knowledge, the new R package snowboot is the ﬁrst implementation of the vertex and patchwork bootstrap inference on networks in R. Our new package is accompanied with a detailed user’s manual, and is compatible with the popular R package on network studies igraph. We evaluate the patchwork bootstrap and vertex bootstrap with extensive simulation studies and illustrate their utility in an application to analysis of real world networks.","DOI":"10.32614/RJ-2018-056","ISSN":"2073-4859","title-short":"Snowboot","language":"en","author":[{"family":"Chen","given":"Yuzhou"},{"family":"Gel","given":"Yulia","suffix":"R."},{"family":"Lyubchich","given":"Vyacheslav"},{"family":"Nezafati","given":"Kusha"}],"issued":{"date-parts":[["2019"]]}}},{"id":1896,"uris":["http://zotero.org/users/2554431/items/HQ6HRNQZ"],"uri":["http://zotero.org/users/2554431/items/HQ6HRNQZ"],"itemData":{"id":1896,"type":"article-journal","title":"Data Analysis with Bayesian Networks: A Bootstrap Approach","container-title":"arXiv:1301.6695 [cs, stat]","source":"arXiv.org","abstract":"In recent years there has been significant progress in algorithms and methods for inducing Bayesian networks from data. However, in complex data analysis problems, we need to go beyond being satisfied with inducing networks with high scores. We need to provide confidence measures on features of these networks: Is the existence of an edge between two nodes warranted? Is the Markov blanket of a given node robust? Can we say something about the ordering of the variables? We should be able to address these questions, even when the amount of data is not enough to induce a high scoring network. In this paper we propose Efron's Bootstrap as a computationally efficient approach for answering these questions. In addition, we propose to use these confidence measures to induce better structures from the data, and to detect the presence of latent variables.","URL":"http://arxiv.org/abs/1301.6695","note":"arXiv: 1301.6695","title-short":"Data Analysis with Bayesian Networks","author":[{"family":"Friedman","given":"Nir"},{"family":"Goldszmidt","given":"Moises"},{"family":"Wyner","given":"Abraham"}],"issued":{"date-parts":[["2013",1,23]]},"accessed":{"date-parts":[["2019",8,21]]}}},{"id":1570,"uris":["http://zotero.org/users/2554431/items/GQA7AII6"],"uri":["http://zotero.org/users/2554431/items/GQA7AII6"],"itemData":{"id":1570,"type":"article-journal","title":"Bootstrap quantification of estimation uncertainties in network degree distributions","container-title":"Scientific Reports","page":"5807","volume":"7","issue":"1","source":"DOI.org (Crossref)","DOI":"10.1038/s41598-017-05885-x","ISSN":"2045-2322","language":"en","author":[{"family":"Gel","given":"Yulia R."},{"family":"Lyubchich","given":"Vyacheslav"},{"family":"Ramirez Ramirez","given":"L. Leticia"}],"issued":{"date-parts":[["2017",12]]}}},{"id":1489,"uris":["http://zotero.org/users/2554431/items/V6R87NMT"],"uri":["http://zotero.org/users/2554431/items/V6R87NMT"],"itemData":{"id":1489,"type":"article-journal","title":"Estimating network structure from unreliable measurements","container-title":"Physical Review E","volume":"98","issue":"6","source":"Crossref","URL":"https://link.aps.org/doi/10.1103/PhysRevE.98.062321","DOI":"10.1103/PhysRevE.98.062321","ISSN":"2470-0045, 2470-0053","language":"en","author":[{"family":"Newman","given":"M. E. J."}],"issued":{"date-parts":[["2018",12,26]]},"accessed":{"date-parts":[["2019",4,5]]}}},{"id":1612,"uris":["http://zotero.org/users/2554431/items/3JJJ3HPB"],"uri":["http://zotero.org/users/2554431/items/3JJJ3HPB"],"itemData":{"id":1612,"type":"article-journal","title":"Non-parametric standard errors and tests for network statistics","container-title":"Connections","page":"161–170","volume":"22","issue":"2","source":"Google Scholar","author":[{"family":"Snijders","given":"Tom AB"},{"family":"Borgatti","given":"Stephen P."}],"issued":{"date-parts":[["1999"]]}}},{"id":1615,"uris":["http://zotero.org/users/2554431/items/DVBACV7W"],"uri":["http://zotero.org/users/2554431/items/DVBACV7W"],"itemData":{"id":1615,"type":"article-journal","title":"SKYNET: An R package for generating air passenger networks for urban studies","container-title":"Urban Studies","page":"0042098018803258","source":"SAGE Journals","abstract":"There is a long tradition of urban studies invoking air transport data either for tackling the city/air transport-nexus head on (e.g. in research on the causality between urban-economic development and air transport connectivity) or as a secondary data source (e.g. in research mapping city networks). However, air transport statistics rarely come in a format that allows for their immediate scrutiny in light of the research questions at hand, so that handling and transforming these data often involves both practical challenges and considerable effort. Against this backdrop, this article introduces ‘SKYNET’, a flexible R package that allows generating bespoke air transport statistics for urban studies based on publicly available data from the Bureau of Transport Statistics (BTS) in the United States. The basic elements of the package are explained, after which we demonstrate its usefulness by showing its potential for addressing research questions emerging in the literatures on 1) evolving urban landscapes of air travel accessibility, and 2) differences in intercity air transport networks by scale, types and season. We argue that this R package has the potential to become the backbone of a range of easily navigable tools overcoming some of the main methodological challenges researchers face when handling complex airline data in an urban context.","DOI":"10.1177/0042098018803258","ISSN":"0042-0980","title-short":"SKYNET","journalAbbreviation":"Urban Studies","language":"en","author":[{"family":"Teixeira","given":"Filipe"},{"family":"Derudder","given":"Ben"}],"issued":{"date-parts":[["2018",12,11]]}}}],"schema":"https://github.com/citation-style-language/schema/raw/master/csl-citation.json"} </w:instrText>
      </w:r>
      <w:r w:rsidR="002403FB">
        <w:fldChar w:fldCharType="separate"/>
      </w:r>
      <w:r w:rsidR="000374D7" w:rsidRPr="000374D7">
        <w:t>(Borgatti et al., 2002; Chen and Onnela, 2018; Chen et al., 2019b; Friedman et al., 2013; Gel et al., 2017; Newman, 2018; Snijders and Borgatti, 1999; Teixeira and Derudder, 2018)</w:t>
      </w:r>
      <w:r w:rsidR="002403FB">
        <w:fldChar w:fldCharType="end"/>
      </w:r>
      <w:r w:rsidRPr="00263C3B">
        <w:t xml:space="preserve">. This was one of the motivations for this paper, and for investigating and relying on methods that "make the best out of one data", without additional requirement </w:t>
      </w:r>
      <w:r w:rsidR="0007005E">
        <w:t>and with a data-driven framework</w:t>
      </w:r>
      <w:r w:rsidRPr="00263C3B">
        <w:t>. This is also an opportunity we take to provide an R package</w:t>
      </w:r>
      <w:r w:rsidR="0007005E">
        <w:t xml:space="preserve">, </w:t>
      </w:r>
      <w:commentRangeStart w:id="195"/>
      <w:r w:rsidR="0007005E">
        <w:t>&lt;insert name here&gt;</w:t>
      </w:r>
      <w:r w:rsidRPr="00263C3B">
        <w:t xml:space="preserve"> </w:t>
      </w:r>
      <w:commentRangeEnd w:id="195"/>
      <w:r w:rsidR="00CF0D3E">
        <w:rPr>
          <w:rStyle w:val="Marquedecommentaire"/>
        </w:rPr>
        <w:commentReference w:id="195"/>
      </w:r>
      <w:r w:rsidRPr="00263C3B">
        <w:t>that, although rudimentar</w:t>
      </w:r>
      <w:r w:rsidR="0007005E">
        <w:t>il</w:t>
      </w:r>
      <w:r w:rsidRPr="00263C3B">
        <w:t xml:space="preserve">y at the time of writing, include an implementation of a similar dyadic bootstrap as well as the RTWS dynamic sub-sampling algorithm we described. We hope that this could become the start of the development of a toolbox focused on network uncertainty that could provide an easy solution for any social network analyst to use. </w:t>
      </w:r>
    </w:p>
    <w:p w14:paraId="669C7A15" w14:textId="77777777" w:rsidR="00C81F7E" w:rsidRPr="00263C3B" w:rsidRDefault="00C81F7E" w:rsidP="00C81F7E">
      <w:pPr>
        <w:pStyle w:val="Titre1"/>
      </w:pPr>
      <w:r w:rsidRPr="00263C3B">
        <w:t>Conclusion</w:t>
      </w:r>
    </w:p>
    <w:p w14:paraId="1C0468D9" w14:textId="4FE93890" w:rsidR="00C81F7E" w:rsidRPr="00263C3B" w:rsidRDefault="00C81F7E" w:rsidP="00C81F7E">
      <w:r w:rsidRPr="00263C3B">
        <w:t xml:space="preserve">We presented several methods that can be used broadly in ecology and evolution to produce networks that </w:t>
      </w:r>
      <w:r w:rsidR="006B6C90">
        <w:t xml:space="preserve">estimate </w:t>
      </w:r>
      <w:r w:rsidRPr="00263C3B">
        <w:t>uncertainty</w:t>
      </w:r>
      <w:r w:rsidR="006B6C90">
        <w:t xml:space="preserve"> from stochastic sampling, for </w:t>
      </w:r>
      <w:r w:rsidR="00CF0D3E">
        <w:t xml:space="preserve">both </w:t>
      </w:r>
      <w:r w:rsidR="006B6C90">
        <w:t>static and dynamic analyses</w:t>
      </w:r>
      <w:r w:rsidRPr="00263C3B">
        <w:t xml:space="preserve">. </w:t>
      </w:r>
      <w:r w:rsidR="006B6C90">
        <w:t xml:space="preserve">After conducting simulations that suggest, through network distances and goodness of fit, an improved depiction of ground truth networks when providing uncertainty estimates, </w:t>
      </w:r>
      <w:r w:rsidR="006B6C90">
        <w:lastRenderedPageBreak/>
        <w:t>w</w:t>
      </w:r>
      <w:r w:rsidRPr="00263C3B">
        <w:t>e conducted a case study to test these methods in an empirical system</w:t>
      </w:r>
      <w:r w:rsidR="006B6C90">
        <w:t>.</w:t>
      </w:r>
      <w:r w:rsidRPr="00263C3B">
        <w:t xml:space="preserve"> </w:t>
      </w:r>
      <w:r w:rsidR="006B6C90">
        <w:t xml:space="preserve">We </w:t>
      </w:r>
      <w:r w:rsidRPr="00263C3B">
        <w:t xml:space="preserve">observed variations and similarities </w:t>
      </w:r>
      <w:r w:rsidR="00CF0D3E">
        <w:t>that we discussed</w:t>
      </w:r>
      <w:r w:rsidRPr="00263C3B">
        <w:t>. Th</w:t>
      </w:r>
      <w:r w:rsidR="006B6C90">
        <w:t>e</w:t>
      </w:r>
      <w:r w:rsidRPr="00263C3B">
        <w:t>s</w:t>
      </w:r>
      <w:r w:rsidR="006B6C90">
        <w:t>e results</w:t>
      </w:r>
      <w:r w:rsidRPr="00263C3B">
        <w:t xml:space="preserve"> once again stress the importance of sound and justified choice of methods, especially with the gradual advances in tools available for animal social network analysis. </w:t>
      </w:r>
      <w:r w:rsidR="006B6C90">
        <w:t>W</w:t>
      </w:r>
      <w:r w:rsidRPr="00263C3B">
        <w:t xml:space="preserve">e </w:t>
      </w:r>
      <w:r w:rsidR="006B6C90">
        <w:t xml:space="preserve">also </w:t>
      </w:r>
      <w:r w:rsidRPr="00263C3B">
        <w:t xml:space="preserve">take this opportunity to </w:t>
      </w:r>
      <w:r w:rsidR="006B6C90">
        <w:t>provide an R package to apply the methods presented in this paper. Because of their data-driven nature and the applicability on current dataset with no additional requirement, we advocate the use and development of such methods.</w:t>
      </w:r>
    </w:p>
    <w:p w14:paraId="167E8460" w14:textId="6D389DBD" w:rsidR="00C81F7E" w:rsidRPr="00263C3B" w:rsidRDefault="00C81F7E" w:rsidP="00C81F7E">
      <w:pPr>
        <w:pStyle w:val="Titre1"/>
      </w:pPr>
      <w:r w:rsidRPr="00263C3B">
        <w:t>Acknowledgment</w:t>
      </w:r>
    </w:p>
    <w:p w14:paraId="30084B28" w14:textId="77777777" w:rsidR="00C81F7E" w:rsidRPr="00263C3B" w:rsidRDefault="00C81F7E" w:rsidP="00C81F7E"/>
    <w:p w14:paraId="24FBF2D1" w14:textId="74B10477" w:rsidR="00C81F7E" w:rsidRPr="00263C3B" w:rsidRDefault="00C81F7E" w:rsidP="00C81F7E">
      <w:pPr>
        <w:pStyle w:val="Titre1"/>
      </w:pPr>
      <w:r w:rsidRPr="00263C3B">
        <w:t>References</w:t>
      </w:r>
    </w:p>
    <w:p w14:paraId="038ABDD2" w14:textId="77777777" w:rsidR="00C0299E" w:rsidRDefault="00C81F7E">
      <w:pPr>
        <w:pStyle w:val="Bibliographie"/>
        <w:rPr>
          <w:ins w:id="196" w:author="Kenneth" w:date="2019-09-12T18:12:00Z"/>
          <w:rFonts w:ascii="Times New Roman" w:hAnsi="Times New Roman" w:cs="Times New Roman"/>
          <w:sz w:val="24"/>
          <w:szCs w:val="24"/>
        </w:rPr>
        <w:pPrChange w:id="197" w:author="Kenneth" w:date="2019-09-12T18:12:00Z">
          <w:pPr>
            <w:widowControl w:val="0"/>
            <w:autoSpaceDE w:val="0"/>
            <w:autoSpaceDN w:val="0"/>
            <w:adjustRightInd w:val="0"/>
            <w:spacing w:after="0"/>
          </w:pPr>
        </w:pPrChange>
      </w:pPr>
      <w:r w:rsidRPr="00263C3B">
        <w:fldChar w:fldCharType="begin"/>
      </w:r>
      <w:ins w:id="198" w:author="Kenneth" w:date="2019-09-12T17:05:00Z">
        <w:r w:rsidR="00EE02DD">
          <w:instrText xml:space="preserve"> ADDIN ZOTERO_BIBL {"uncited":[],"omitted":[],"custom":[]} CSL_BIBLIOGRAPHY </w:instrText>
        </w:r>
      </w:ins>
      <w:del w:id="199" w:author="Kenneth" w:date="2019-09-12T17:05:00Z">
        <w:r w:rsidRPr="00263C3B" w:rsidDel="00EE02DD">
          <w:delInstrText xml:space="preserve"> ADDIN ZOTERO_BIBL {"uncited":[],"omitted":[],"custom":[]} CSL_BIBLIOGRAPHY </w:delInstrText>
        </w:r>
      </w:del>
      <w:r w:rsidRPr="00263C3B">
        <w:fldChar w:fldCharType="separate"/>
      </w:r>
      <w:ins w:id="200" w:author="Kenneth" w:date="2019-09-12T18:12:00Z">
        <w:r w:rsidR="00C0299E">
          <w:rPr>
            <w:rFonts w:ascii="Times New Roman" w:hAnsi="Times New Roman" w:cs="Times New Roman"/>
            <w:sz w:val="24"/>
            <w:szCs w:val="24"/>
          </w:rPr>
          <w:t>Bao, D., You, K., Lin, L., 2018. Network Distance Based on Laplacian Flows on Graphs. arXiv:1810.02906 [cs, stat].</w:t>
        </w:r>
      </w:ins>
    </w:p>
    <w:p w14:paraId="7CA0C0AE" w14:textId="77777777" w:rsidR="00C0299E" w:rsidRDefault="00C0299E">
      <w:pPr>
        <w:pStyle w:val="Bibliographie"/>
        <w:rPr>
          <w:ins w:id="201" w:author="Kenneth" w:date="2019-09-12T18:12:00Z"/>
          <w:rFonts w:ascii="Times New Roman" w:hAnsi="Times New Roman" w:cs="Times New Roman"/>
          <w:sz w:val="24"/>
          <w:szCs w:val="24"/>
        </w:rPr>
        <w:pPrChange w:id="202" w:author="Kenneth" w:date="2019-09-12T18:12:00Z">
          <w:pPr>
            <w:widowControl w:val="0"/>
            <w:autoSpaceDE w:val="0"/>
            <w:autoSpaceDN w:val="0"/>
            <w:adjustRightInd w:val="0"/>
            <w:spacing w:after="0"/>
          </w:pPr>
        </w:pPrChange>
      </w:pPr>
      <w:ins w:id="203" w:author="Kenneth" w:date="2019-09-12T18:12:00Z">
        <w:r>
          <w:rPr>
            <w:rFonts w:ascii="Times New Roman" w:hAnsi="Times New Roman" w:cs="Times New Roman"/>
            <w:sz w:val="24"/>
            <w:szCs w:val="24"/>
          </w:rPr>
          <w:t>Barrat, A., Barthelemy, M., Pastor-Satorras, R., Vespignani, A., 2004. The architecture of complex weighted networks. Proceedings of the National Academy of Sciences 101, 3747–3752. https://doi.org/10.1073/pnas.0400087101</w:t>
        </w:r>
      </w:ins>
    </w:p>
    <w:p w14:paraId="3E0CD789" w14:textId="77777777" w:rsidR="00C0299E" w:rsidRDefault="00C0299E">
      <w:pPr>
        <w:pStyle w:val="Bibliographie"/>
        <w:rPr>
          <w:ins w:id="204" w:author="Kenneth" w:date="2019-09-12T18:12:00Z"/>
          <w:rFonts w:ascii="Times New Roman" w:hAnsi="Times New Roman" w:cs="Times New Roman"/>
          <w:sz w:val="24"/>
          <w:szCs w:val="24"/>
        </w:rPr>
        <w:pPrChange w:id="205" w:author="Kenneth" w:date="2019-09-12T18:12:00Z">
          <w:pPr>
            <w:widowControl w:val="0"/>
            <w:autoSpaceDE w:val="0"/>
            <w:autoSpaceDN w:val="0"/>
            <w:adjustRightInd w:val="0"/>
            <w:spacing w:after="0"/>
          </w:pPr>
        </w:pPrChange>
      </w:pPr>
      <w:ins w:id="206" w:author="Kenneth" w:date="2019-09-12T18:12:00Z">
        <w:r>
          <w:rPr>
            <w:rFonts w:ascii="Times New Roman" w:hAnsi="Times New Roman" w:cs="Times New Roman"/>
            <w:sz w:val="24"/>
            <w:szCs w:val="24"/>
          </w:rPr>
          <w:t xml:space="preserve">Blonder, B., Wey, T.W., Dornhaus, A., James, R., Sih, A., 2012. Temporal dynamics and network analysis: </w:t>
        </w:r>
        <w:r>
          <w:rPr>
            <w:rFonts w:ascii="Times New Roman" w:hAnsi="Times New Roman" w:cs="Times New Roman"/>
            <w:i/>
            <w:iCs/>
            <w:sz w:val="24"/>
            <w:szCs w:val="24"/>
          </w:rPr>
          <w:t>Temporal dynamics and network analysis</w:t>
        </w:r>
        <w:r>
          <w:rPr>
            <w:rFonts w:ascii="Times New Roman" w:hAnsi="Times New Roman" w:cs="Times New Roman"/>
            <w:sz w:val="24"/>
            <w:szCs w:val="24"/>
          </w:rPr>
          <w:t>. Methods in Ecology and Evolution 3, 958–972. https://doi.org/10.1111/j.2041-210X.2012.00236.x</w:t>
        </w:r>
      </w:ins>
    </w:p>
    <w:p w14:paraId="0DB57438" w14:textId="77777777" w:rsidR="00C0299E" w:rsidRDefault="00C0299E">
      <w:pPr>
        <w:pStyle w:val="Bibliographie"/>
        <w:rPr>
          <w:ins w:id="207" w:author="Kenneth" w:date="2019-09-12T18:12:00Z"/>
          <w:rFonts w:ascii="Times New Roman" w:hAnsi="Times New Roman" w:cs="Times New Roman"/>
          <w:sz w:val="24"/>
          <w:szCs w:val="24"/>
        </w:rPr>
        <w:pPrChange w:id="208" w:author="Kenneth" w:date="2019-09-12T18:12:00Z">
          <w:pPr>
            <w:widowControl w:val="0"/>
            <w:autoSpaceDE w:val="0"/>
            <w:autoSpaceDN w:val="0"/>
            <w:adjustRightInd w:val="0"/>
            <w:spacing w:after="0"/>
          </w:pPr>
        </w:pPrChange>
      </w:pPr>
      <w:ins w:id="209" w:author="Kenneth" w:date="2019-09-12T18:12:00Z">
        <w:r>
          <w:rPr>
            <w:rFonts w:ascii="Times New Roman" w:hAnsi="Times New Roman" w:cs="Times New Roman"/>
            <w:sz w:val="24"/>
            <w:szCs w:val="24"/>
          </w:rPr>
          <w:t>Boccaletti, S., Latora, V., Moreno, Y., Chavez, M., Hwang, D., 2006. Complex networks: Structure and dynamics. Physics Reports 424, 175–308. https://doi.org/10.1016/j.physrep.2005.10.009</w:t>
        </w:r>
      </w:ins>
    </w:p>
    <w:p w14:paraId="05384CD5" w14:textId="77777777" w:rsidR="00C0299E" w:rsidRDefault="00C0299E">
      <w:pPr>
        <w:pStyle w:val="Bibliographie"/>
        <w:rPr>
          <w:ins w:id="210" w:author="Kenneth" w:date="2019-09-12T18:12:00Z"/>
          <w:rFonts w:ascii="Times New Roman" w:hAnsi="Times New Roman" w:cs="Times New Roman"/>
          <w:sz w:val="24"/>
          <w:szCs w:val="24"/>
        </w:rPr>
        <w:pPrChange w:id="211" w:author="Kenneth" w:date="2019-09-12T18:12:00Z">
          <w:pPr>
            <w:widowControl w:val="0"/>
            <w:autoSpaceDE w:val="0"/>
            <w:autoSpaceDN w:val="0"/>
            <w:adjustRightInd w:val="0"/>
            <w:spacing w:after="0"/>
          </w:pPr>
        </w:pPrChange>
      </w:pPr>
      <w:ins w:id="212" w:author="Kenneth" w:date="2019-09-12T18:12:00Z">
        <w:r>
          <w:rPr>
            <w:rFonts w:ascii="Times New Roman" w:hAnsi="Times New Roman" w:cs="Times New Roman"/>
            <w:sz w:val="24"/>
            <w:szCs w:val="24"/>
          </w:rPr>
          <w:t>Borgatti, S.P., 2005. Centrality and network flow. Social Networks 27, 55–71. https://doi.org/10.1016/j.socnet.2004.11.008</w:t>
        </w:r>
      </w:ins>
    </w:p>
    <w:p w14:paraId="5BE83B9A" w14:textId="77777777" w:rsidR="00C0299E" w:rsidRDefault="00C0299E">
      <w:pPr>
        <w:pStyle w:val="Bibliographie"/>
        <w:rPr>
          <w:ins w:id="213" w:author="Kenneth" w:date="2019-09-12T18:12:00Z"/>
          <w:rFonts w:ascii="Times New Roman" w:hAnsi="Times New Roman" w:cs="Times New Roman"/>
          <w:sz w:val="24"/>
          <w:szCs w:val="24"/>
        </w:rPr>
        <w:pPrChange w:id="214" w:author="Kenneth" w:date="2019-09-12T18:12:00Z">
          <w:pPr>
            <w:widowControl w:val="0"/>
            <w:autoSpaceDE w:val="0"/>
            <w:autoSpaceDN w:val="0"/>
            <w:adjustRightInd w:val="0"/>
            <w:spacing w:after="0"/>
          </w:pPr>
        </w:pPrChange>
      </w:pPr>
      <w:ins w:id="215" w:author="Kenneth" w:date="2019-09-12T18:12:00Z">
        <w:r>
          <w:rPr>
            <w:rFonts w:ascii="Times New Roman" w:hAnsi="Times New Roman" w:cs="Times New Roman"/>
            <w:sz w:val="24"/>
            <w:szCs w:val="24"/>
          </w:rPr>
          <w:t>Borgatti, S.P., Brass, D.J., Halgin, D.S., 2014. Social Network Research: Confusions, Criticisms, and Controversies, in: Brass, D.J., Labianca, G. (JOE), Mehra, A., Halgin, D.S., Borgatti, S.P. (Eds.), Research in the Sociology of Organizations. Emerald Group Publishing Limited, pp. 1–29. https://doi.org/10.1108/S0733-558X(2014)0000040001</w:t>
        </w:r>
      </w:ins>
    </w:p>
    <w:p w14:paraId="774373EF" w14:textId="77777777" w:rsidR="00C0299E" w:rsidRDefault="00C0299E">
      <w:pPr>
        <w:pStyle w:val="Bibliographie"/>
        <w:rPr>
          <w:ins w:id="216" w:author="Kenneth" w:date="2019-09-12T18:12:00Z"/>
          <w:rFonts w:ascii="Times New Roman" w:hAnsi="Times New Roman" w:cs="Times New Roman"/>
          <w:sz w:val="24"/>
          <w:szCs w:val="24"/>
        </w:rPr>
        <w:pPrChange w:id="217" w:author="Kenneth" w:date="2019-09-12T18:12:00Z">
          <w:pPr>
            <w:widowControl w:val="0"/>
            <w:autoSpaceDE w:val="0"/>
            <w:autoSpaceDN w:val="0"/>
            <w:adjustRightInd w:val="0"/>
            <w:spacing w:after="0"/>
          </w:pPr>
        </w:pPrChange>
      </w:pPr>
      <w:ins w:id="218" w:author="Kenneth" w:date="2019-09-12T18:12:00Z">
        <w:r>
          <w:rPr>
            <w:rFonts w:ascii="Times New Roman" w:hAnsi="Times New Roman" w:cs="Times New Roman"/>
            <w:sz w:val="24"/>
            <w:szCs w:val="24"/>
          </w:rPr>
          <w:t>Borgatti, S.P., Carley, K.M., Krackhardt, D., 2006. On the robustness of centrality measures under conditions of imperfect data. Social Networks 28, 124–136. https://doi.org/10.1016/j.socnet.2005.05.001</w:t>
        </w:r>
      </w:ins>
    </w:p>
    <w:p w14:paraId="71C394BA" w14:textId="77777777" w:rsidR="00C0299E" w:rsidRDefault="00C0299E">
      <w:pPr>
        <w:pStyle w:val="Bibliographie"/>
        <w:rPr>
          <w:ins w:id="219" w:author="Kenneth" w:date="2019-09-12T18:12:00Z"/>
          <w:rFonts w:ascii="Times New Roman" w:hAnsi="Times New Roman" w:cs="Times New Roman"/>
          <w:sz w:val="24"/>
          <w:szCs w:val="24"/>
        </w:rPr>
        <w:pPrChange w:id="220" w:author="Kenneth" w:date="2019-09-12T18:12:00Z">
          <w:pPr>
            <w:widowControl w:val="0"/>
            <w:autoSpaceDE w:val="0"/>
            <w:autoSpaceDN w:val="0"/>
            <w:adjustRightInd w:val="0"/>
            <w:spacing w:after="0"/>
          </w:pPr>
        </w:pPrChange>
      </w:pPr>
      <w:ins w:id="221" w:author="Kenneth" w:date="2019-09-12T18:12:00Z">
        <w:r>
          <w:rPr>
            <w:rFonts w:ascii="Times New Roman" w:hAnsi="Times New Roman" w:cs="Times New Roman"/>
            <w:sz w:val="24"/>
            <w:szCs w:val="24"/>
          </w:rPr>
          <w:t>Borgatti, S.P., Everett, M.G., Freeman, L.C., 2002. Ucinet for Windows: Software for social network analysis.</w:t>
        </w:r>
      </w:ins>
    </w:p>
    <w:p w14:paraId="772D9BFA" w14:textId="77777777" w:rsidR="00C0299E" w:rsidRDefault="00C0299E">
      <w:pPr>
        <w:pStyle w:val="Bibliographie"/>
        <w:rPr>
          <w:ins w:id="222" w:author="Kenneth" w:date="2019-09-12T18:12:00Z"/>
          <w:rFonts w:ascii="Times New Roman" w:hAnsi="Times New Roman" w:cs="Times New Roman"/>
          <w:sz w:val="24"/>
          <w:szCs w:val="24"/>
        </w:rPr>
        <w:pPrChange w:id="223" w:author="Kenneth" w:date="2019-09-12T18:12:00Z">
          <w:pPr>
            <w:widowControl w:val="0"/>
            <w:autoSpaceDE w:val="0"/>
            <w:autoSpaceDN w:val="0"/>
            <w:adjustRightInd w:val="0"/>
            <w:spacing w:after="0"/>
          </w:pPr>
        </w:pPrChange>
      </w:pPr>
      <w:ins w:id="224" w:author="Kenneth" w:date="2019-09-12T18:12:00Z">
        <w:r>
          <w:rPr>
            <w:rFonts w:ascii="Times New Roman" w:hAnsi="Times New Roman" w:cs="Times New Roman"/>
            <w:sz w:val="24"/>
            <w:szCs w:val="24"/>
          </w:rPr>
          <w:t>Borsboom, D., 2017. A network theory of mental disorders. World Psychiatry 16, 5–13. https://doi.org/10.1002/wps.20375</w:t>
        </w:r>
      </w:ins>
    </w:p>
    <w:p w14:paraId="2BC5C221" w14:textId="77777777" w:rsidR="00C0299E" w:rsidRDefault="00C0299E">
      <w:pPr>
        <w:pStyle w:val="Bibliographie"/>
        <w:rPr>
          <w:ins w:id="225" w:author="Kenneth" w:date="2019-09-12T18:12:00Z"/>
          <w:rFonts w:ascii="Times New Roman" w:hAnsi="Times New Roman" w:cs="Times New Roman"/>
          <w:sz w:val="24"/>
          <w:szCs w:val="24"/>
        </w:rPr>
        <w:pPrChange w:id="226" w:author="Kenneth" w:date="2019-09-12T18:12:00Z">
          <w:pPr>
            <w:widowControl w:val="0"/>
            <w:autoSpaceDE w:val="0"/>
            <w:autoSpaceDN w:val="0"/>
            <w:adjustRightInd w:val="0"/>
            <w:spacing w:after="0"/>
          </w:pPr>
        </w:pPrChange>
      </w:pPr>
      <w:ins w:id="227" w:author="Kenneth" w:date="2019-09-12T18:12:00Z">
        <w:r w:rsidRPr="00DE0F11">
          <w:rPr>
            <w:rFonts w:ascii="Times New Roman" w:hAnsi="Times New Roman" w:cs="Times New Roman"/>
            <w:sz w:val="24"/>
            <w:szCs w:val="24"/>
            <w:lang w:val="fr-FR"/>
            <w:rPrChange w:id="228" w:author="Kenneth" w:date="2020-04-02T10:52:00Z">
              <w:rPr>
                <w:rFonts w:ascii="Times New Roman" w:hAnsi="Times New Roman" w:cs="Times New Roman"/>
                <w:sz w:val="24"/>
                <w:szCs w:val="24"/>
              </w:rPr>
            </w:rPrChange>
          </w:rPr>
          <w:t xml:space="preserve">Brent, L.J.N., Lehmann, J., Ramos-Fernández, G., 2011. </w:t>
        </w:r>
        <w:r>
          <w:rPr>
            <w:rFonts w:ascii="Times New Roman" w:hAnsi="Times New Roman" w:cs="Times New Roman"/>
            <w:sz w:val="24"/>
            <w:szCs w:val="24"/>
          </w:rPr>
          <w:t>Social network analysis in the study of nonhuman primates: A historical perspective. American Journal of Primatology 73, 720–730. https://doi.org/10.1002/ajp.20949</w:t>
        </w:r>
      </w:ins>
    </w:p>
    <w:p w14:paraId="5CB52CA6" w14:textId="77777777" w:rsidR="00C0299E" w:rsidRDefault="00C0299E">
      <w:pPr>
        <w:pStyle w:val="Bibliographie"/>
        <w:rPr>
          <w:ins w:id="229" w:author="Kenneth" w:date="2019-09-12T18:12:00Z"/>
          <w:rFonts w:ascii="Times New Roman" w:hAnsi="Times New Roman" w:cs="Times New Roman"/>
          <w:sz w:val="24"/>
          <w:szCs w:val="24"/>
        </w:rPr>
        <w:pPrChange w:id="230" w:author="Kenneth" w:date="2019-09-12T18:12:00Z">
          <w:pPr>
            <w:widowControl w:val="0"/>
            <w:autoSpaceDE w:val="0"/>
            <w:autoSpaceDN w:val="0"/>
            <w:adjustRightInd w:val="0"/>
            <w:spacing w:after="0"/>
          </w:pPr>
        </w:pPrChange>
      </w:pPr>
      <w:ins w:id="231" w:author="Kenneth" w:date="2019-09-12T18:12:00Z">
        <w:r>
          <w:rPr>
            <w:rFonts w:ascii="Times New Roman" w:hAnsi="Times New Roman" w:cs="Times New Roman"/>
            <w:sz w:val="24"/>
            <w:szCs w:val="24"/>
          </w:rPr>
          <w:t>Brooks, M., E., Kristensen, K., Benthem, K., J. ,van, Magnusson, A., Berg, C., W., Nielsen, A., Skaug, H., J., Mächler, M., Bolker, B., M., 2017. glmmTMB Balances Speed and Flexibility Among Packages for Zero-inflated Generalized Linear Mixed Modeling. The R Journal 9, 378. https://doi.org/10.32614/RJ-2017-066</w:t>
        </w:r>
      </w:ins>
    </w:p>
    <w:p w14:paraId="2D7ED324" w14:textId="77777777" w:rsidR="00C0299E" w:rsidRDefault="00C0299E">
      <w:pPr>
        <w:pStyle w:val="Bibliographie"/>
        <w:rPr>
          <w:ins w:id="232" w:author="Kenneth" w:date="2019-09-12T18:12:00Z"/>
          <w:rFonts w:ascii="Times New Roman" w:hAnsi="Times New Roman" w:cs="Times New Roman"/>
          <w:sz w:val="24"/>
          <w:szCs w:val="24"/>
        </w:rPr>
        <w:pPrChange w:id="233" w:author="Kenneth" w:date="2019-09-12T18:12:00Z">
          <w:pPr>
            <w:widowControl w:val="0"/>
            <w:autoSpaceDE w:val="0"/>
            <w:autoSpaceDN w:val="0"/>
            <w:adjustRightInd w:val="0"/>
            <w:spacing w:after="0"/>
          </w:pPr>
        </w:pPrChange>
      </w:pPr>
      <w:ins w:id="234" w:author="Kenneth" w:date="2019-09-12T18:12:00Z">
        <w:r>
          <w:rPr>
            <w:rFonts w:ascii="Times New Roman" w:hAnsi="Times New Roman" w:cs="Times New Roman"/>
            <w:sz w:val="24"/>
            <w:szCs w:val="24"/>
          </w:rPr>
          <w:t>Chen, S., Onnela, J.-P., 2018. A Bootstrap Method for Goodness of Fit and Model Selection with a Single Observed Network. arXiv:1806.11220 [stat].</w:t>
        </w:r>
      </w:ins>
    </w:p>
    <w:p w14:paraId="7576E910" w14:textId="77777777" w:rsidR="00C0299E" w:rsidRDefault="00C0299E">
      <w:pPr>
        <w:pStyle w:val="Bibliographie"/>
        <w:rPr>
          <w:ins w:id="235" w:author="Kenneth" w:date="2019-09-12T18:12:00Z"/>
          <w:rFonts w:ascii="Times New Roman" w:hAnsi="Times New Roman" w:cs="Times New Roman"/>
          <w:sz w:val="24"/>
          <w:szCs w:val="24"/>
        </w:rPr>
        <w:pPrChange w:id="236" w:author="Kenneth" w:date="2019-09-12T18:12:00Z">
          <w:pPr>
            <w:widowControl w:val="0"/>
            <w:autoSpaceDE w:val="0"/>
            <w:autoSpaceDN w:val="0"/>
            <w:adjustRightInd w:val="0"/>
            <w:spacing w:after="0"/>
          </w:pPr>
        </w:pPrChange>
      </w:pPr>
      <w:ins w:id="237" w:author="Kenneth" w:date="2019-09-12T18:12:00Z">
        <w:r>
          <w:rPr>
            <w:rFonts w:ascii="Times New Roman" w:hAnsi="Times New Roman" w:cs="Times New Roman"/>
            <w:sz w:val="24"/>
            <w:szCs w:val="24"/>
          </w:rPr>
          <w:t>Chen, Y., Gel, Y., R., Lyubchich, V., Nezafati, K., 2019a. Snowboot: Bootstrap Methods for Network Inference. The R Journal 10, 95. https://doi.org/10.32614/RJ-2018-056</w:t>
        </w:r>
      </w:ins>
    </w:p>
    <w:p w14:paraId="6DD7F49C" w14:textId="77777777" w:rsidR="00C0299E" w:rsidRDefault="00C0299E">
      <w:pPr>
        <w:pStyle w:val="Bibliographie"/>
        <w:rPr>
          <w:ins w:id="238" w:author="Kenneth" w:date="2019-09-12T18:12:00Z"/>
          <w:rFonts w:ascii="Times New Roman" w:hAnsi="Times New Roman" w:cs="Times New Roman"/>
          <w:sz w:val="24"/>
          <w:szCs w:val="24"/>
        </w:rPr>
        <w:pPrChange w:id="239" w:author="Kenneth" w:date="2019-09-12T18:12:00Z">
          <w:pPr>
            <w:widowControl w:val="0"/>
            <w:autoSpaceDE w:val="0"/>
            <w:autoSpaceDN w:val="0"/>
            <w:adjustRightInd w:val="0"/>
            <w:spacing w:after="0"/>
          </w:pPr>
        </w:pPrChange>
      </w:pPr>
      <w:ins w:id="240" w:author="Kenneth" w:date="2019-09-12T18:12:00Z">
        <w:r>
          <w:rPr>
            <w:rFonts w:ascii="Times New Roman" w:hAnsi="Times New Roman" w:cs="Times New Roman"/>
            <w:sz w:val="24"/>
            <w:szCs w:val="24"/>
          </w:rPr>
          <w:t>Chen, Y., Gel, Y., R., Lyubchich, V., Nezafati, K., 2019b. Snowboot: Bootstrap Methods for Network Inference. The R Journal 10, 95. https://doi.org/10.32614/RJ-2018-056</w:t>
        </w:r>
      </w:ins>
    </w:p>
    <w:p w14:paraId="10CFF0CC" w14:textId="77777777" w:rsidR="00C0299E" w:rsidRDefault="00C0299E">
      <w:pPr>
        <w:pStyle w:val="Bibliographie"/>
        <w:rPr>
          <w:ins w:id="241" w:author="Kenneth" w:date="2019-09-12T18:12:00Z"/>
          <w:rFonts w:ascii="Times New Roman" w:hAnsi="Times New Roman" w:cs="Times New Roman"/>
          <w:sz w:val="24"/>
          <w:szCs w:val="24"/>
        </w:rPr>
        <w:pPrChange w:id="242" w:author="Kenneth" w:date="2019-09-12T18:12:00Z">
          <w:pPr>
            <w:widowControl w:val="0"/>
            <w:autoSpaceDE w:val="0"/>
            <w:autoSpaceDN w:val="0"/>
            <w:adjustRightInd w:val="0"/>
            <w:spacing w:after="0"/>
          </w:pPr>
        </w:pPrChange>
      </w:pPr>
      <w:ins w:id="243" w:author="Kenneth" w:date="2019-09-12T18:12:00Z">
        <w:r>
          <w:rPr>
            <w:rFonts w:ascii="Times New Roman" w:hAnsi="Times New Roman" w:cs="Times New Roman"/>
            <w:sz w:val="24"/>
            <w:szCs w:val="24"/>
          </w:rPr>
          <w:lastRenderedPageBreak/>
          <w:t>Cowlishaw, G., Dunbar, R.I.M., 1991. Dominance rank and mating success in male primates. Animal Behaviour 41, 1045–1056. https://doi.org/10.1016/S0003-3472(05)80642-6</w:t>
        </w:r>
      </w:ins>
    </w:p>
    <w:p w14:paraId="145579C9" w14:textId="77777777" w:rsidR="00C0299E" w:rsidRDefault="00C0299E">
      <w:pPr>
        <w:pStyle w:val="Bibliographie"/>
        <w:rPr>
          <w:ins w:id="244" w:author="Kenneth" w:date="2019-09-12T18:12:00Z"/>
          <w:rFonts w:ascii="Times New Roman" w:hAnsi="Times New Roman" w:cs="Times New Roman"/>
          <w:sz w:val="24"/>
          <w:szCs w:val="24"/>
        </w:rPr>
        <w:pPrChange w:id="245" w:author="Kenneth" w:date="2019-09-12T18:12:00Z">
          <w:pPr>
            <w:widowControl w:val="0"/>
            <w:autoSpaceDE w:val="0"/>
            <w:autoSpaceDN w:val="0"/>
            <w:adjustRightInd w:val="0"/>
            <w:spacing w:after="0"/>
          </w:pPr>
        </w:pPrChange>
      </w:pPr>
      <w:ins w:id="246" w:author="Kenneth" w:date="2019-09-12T18:12:00Z">
        <w:r>
          <w:rPr>
            <w:rFonts w:ascii="Times New Roman" w:hAnsi="Times New Roman" w:cs="Times New Roman"/>
            <w:sz w:val="24"/>
            <w:szCs w:val="24"/>
          </w:rPr>
          <w:t>Croft, D.P., Darden, S.K., Wey, T.W., 2016. Current directions in animal social networks. Current Opinion in Behavioral Sciences 12, 52–58. https://doi.org/10.1016/j.cobeha.2016.09.001</w:t>
        </w:r>
      </w:ins>
    </w:p>
    <w:p w14:paraId="2E2DC5EC" w14:textId="77777777" w:rsidR="00C0299E" w:rsidRDefault="00C0299E">
      <w:pPr>
        <w:pStyle w:val="Bibliographie"/>
        <w:rPr>
          <w:ins w:id="247" w:author="Kenneth" w:date="2019-09-12T18:12:00Z"/>
          <w:rFonts w:ascii="Times New Roman" w:hAnsi="Times New Roman" w:cs="Times New Roman"/>
          <w:sz w:val="24"/>
          <w:szCs w:val="24"/>
        </w:rPr>
        <w:pPrChange w:id="248" w:author="Kenneth" w:date="2019-09-12T18:12:00Z">
          <w:pPr>
            <w:widowControl w:val="0"/>
            <w:autoSpaceDE w:val="0"/>
            <w:autoSpaceDN w:val="0"/>
            <w:adjustRightInd w:val="0"/>
            <w:spacing w:after="0"/>
          </w:pPr>
        </w:pPrChange>
      </w:pPr>
      <w:ins w:id="249" w:author="Kenneth" w:date="2019-09-12T18:12:00Z">
        <w:r>
          <w:rPr>
            <w:rFonts w:ascii="Times New Roman" w:hAnsi="Times New Roman" w:cs="Times New Roman"/>
            <w:sz w:val="24"/>
            <w:szCs w:val="24"/>
          </w:rPr>
          <w:t>Croft, D.P., James, R., Krause, J., 2008. Exploring Animal Social Networks. Princeton University Press.</w:t>
        </w:r>
      </w:ins>
    </w:p>
    <w:p w14:paraId="2D0EC787" w14:textId="77777777" w:rsidR="00C0299E" w:rsidRDefault="00C0299E">
      <w:pPr>
        <w:pStyle w:val="Bibliographie"/>
        <w:rPr>
          <w:ins w:id="250" w:author="Kenneth" w:date="2019-09-12T18:12:00Z"/>
          <w:rFonts w:ascii="Times New Roman" w:hAnsi="Times New Roman" w:cs="Times New Roman"/>
          <w:sz w:val="24"/>
          <w:szCs w:val="24"/>
        </w:rPr>
        <w:pPrChange w:id="251" w:author="Kenneth" w:date="2019-09-12T18:12:00Z">
          <w:pPr>
            <w:widowControl w:val="0"/>
            <w:autoSpaceDE w:val="0"/>
            <w:autoSpaceDN w:val="0"/>
            <w:adjustRightInd w:val="0"/>
            <w:spacing w:after="0"/>
          </w:pPr>
        </w:pPrChange>
      </w:pPr>
      <w:ins w:id="252" w:author="Kenneth" w:date="2019-09-12T18:12:00Z">
        <w:r>
          <w:rPr>
            <w:rFonts w:ascii="Times New Roman" w:hAnsi="Times New Roman" w:cs="Times New Roman"/>
            <w:sz w:val="24"/>
            <w:szCs w:val="24"/>
          </w:rPr>
          <w:t>Croft, D.P., Madden, J.R., Franks, D.W., James, R., 2011. Hypothesis testing in animal social networks. Trends in Ecology &amp; Evolution 26, 502–507. https://doi.org/10.1016/j.tree.2011.05.012</w:t>
        </w:r>
      </w:ins>
    </w:p>
    <w:p w14:paraId="2B0942E3" w14:textId="77777777" w:rsidR="00C0299E" w:rsidRDefault="00C0299E">
      <w:pPr>
        <w:pStyle w:val="Bibliographie"/>
        <w:rPr>
          <w:ins w:id="253" w:author="Kenneth" w:date="2019-09-12T18:12:00Z"/>
          <w:rFonts w:ascii="Times New Roman" w:hAnsi="Times New Roman" w:cs="Times New Roman"/>
          <w:sz w:val="24"/>
          <w:szCs w:val="24"/>
        </w:rPr>
        <w:pPrChange w:id="254" w:author="Kenneth" w:date="2019-09-12T18:12:00Z">
          <w:pPr>
            <w:widowControl w:val="0"/>
            <w:autoSpaceDE w:val="0"/>
            <w:autoSpaceDN w:val="0"/>
            <w:adjustRightInd w:val="0"/>
            <w:spacing w:after="0"/>
          </w:pPr>
        </w:pPrChange>
      </w:pPr>
      <w:ins w:id="255" w:author="Kenneth" w:date="2019-09-12T18:12:00Z">
        <w:r>
          <w:rPr>
            <w:rFonts w:ascii="Times New Roman" w:hAnsi="Times New Roman" w:cs="Times New Roman"/>
            <w:sz w:val="24"/>
            <w:szCs w:val="24"/>
          </w:rPr>
          <w:t>Csardi, G., Nepusz, T., 2006. The igraph software package for complex network research. InterJournal Complex Systems 1695, 1695.</w:t>
        </w:r>
      </w:ins>
    </w:p>
    <w:p w14:paraId="1D57C4D3" w14:textId="77777777" w:rsidR="00C0299E" w:rsidRDefault="00C0299E">
      <w:pPr>
        <w:pStyle w:val="Bibliographie"/>
        <w:rPr>
          <w:ins w:id="256" w:author="Kenneth" w:date="2019-09-12T18:12:00Z"/>
          <w:rFonts w:ascii="Times New Roman" w:hAnsi="Times New Roman" w:cs="Times New Roman"/>
          <w:sz w:val="24"/>
          <w:szCs w:val="24"/>
        </w:rPr>
        <w:pPrChange w:id="257" w:author="Kenneth" w:date="2019-09-12T18:12:00Z">
          <w:pPr>
            <w:widowControl w:val="0"/>
            <w:autoSpaceDE w:val="0"/>
            <w:autoSpaceDN w:val="0"/>
            <w:adjustRightInd w:val="0"/>
            <w:spacing w:after="0"/>
          </w:pPr>
        </w:pPrChange>
      </w:pPr>
      <w:ins w:id="258" w:author="Kenneth" w:date="2019-09-12T18:12:00Z">
        <w:r>
          <w:rPr>
            <w:rFonts w:ascii="Times New Roman" w:hAnsi="Times New Roman" w:cs="Times New Roman"/>
            <w:sz w:val="24"/>
            <w:szCs w:val="24"/>
          </w:rPr>
          <w:t>Darst, R.K., Granell, C., Arenas, A., Gómez, S., Saramäki, J., Fortunato, S., 2016. Detection of timescales in evolving complex systems. Scientific Reports 6, 39713. https://doi.org/10.1038/srep39713</w:t>
        </w:r>
      </w:ins>
    </w:p>
    <w:p w14:paraId="4B269BA2" w14:textId="77777777" w:rsidR="00C0299E" w:rsidRDefault="00C0299E">
      <w:pPr>
        <w:pStyle w:val="Bibliographie"/>
        <w:rPr>
          <w:ins w:id="259" w:author="Kenneth" w:date="2019-09-12T18:12:00Z"/>
          <w:rFonts w:ascii="Times New Roman" w:hAnsi="Times New Roman" w:cs="Times New Roman"/>
          <w:sz w:val="24"/>
          <w:szCs w:val="24"/>
        </w:rPr>
        <w:pPrChange w:id="260" w:author="Kenneth" w:date="2019-09-12T18:12:00Z">
          <w:pPr>
            <w:widowControl w:val="0"/>
            <w:autoSpaceDE w:val="0"/>
            <w:autoSpaceDN w:val="0"/>
            <w:adjustRightInd w:val="0"/>
            <w:spacing w:after="0"/>
          </w:pPr>
        </w:pPrChange>
      </w:pPr>
      <w:ins w:id="261" w:author="Kenneth" w:date="2019-09-12T18:12:00Z">
        <w:r>
          <w:rPr>
            <w:rFonts w:ascii="Times New Roman" w:hAnsi="Times New Roman" w:cs="Times New Roman"/>
            <w:sz w:val="24"/>
            <w:szCs w:val="24"/>
          </w:rPr>
          <w:t>Davis, G.H., Crofoot, M.C., Farine, D.R., 2018. Estimating the robustness and uncertainty of animal social networks using different observational methods. Animal Behaviour 141, 29–44. https://doi.org/10.1016/j.anbehav.2018.04.012</w:t>
        </w:r>
      </w:ins>
    </w:p>
    <w:p w14:paraId="232D6C8C" w14:textId="77777777" w:rsidR="00C0299E" w:rsidRDefault="00C0299E">
      <w:pPr>
        <w:pStyle w:val="Bibliographie"/>
        <w:rPr>
          <w:ins w:id="262" w:author="Kenneth" w:date="2019-09-12T18:12:00Z"/>
          <w:rFonts w:ascii="Times New Roman" w:hAnsi="Times New Roman" w:cs="Times New Roman"/>
          <w:sz w:val="24"/>
          <w:szCs w:val="24"/>
        </w:rPr>
        <w:pPrChange w:id="263" w:author="Kenneth" w:date="2019-09-12T18:12:00Z">
          <w:pPr>
            <w:widowControl w:val="0"/>
            <w:autoSpaceDE w:val="0"/>
            <w:autoSpaceDN w:val="0"/>
            <w:adjustRightInd w:val="0"/>
            <w:spacing w:after="0"/>
          </w:pPr>
        </w:pPrChange>
      </w:pPr>
      <w:ins w:id="264" w:author="Kenneth" w:date="2019-09-12T18:12:00Z">
        <w:r>
          <w:rPr>
            <w:rFonts w:ascii="Times New Roman" w:hAnsi="Times New Roman" w:cs="Times New Roman"/>
            <w:sz w:val="24"/>
            <w:szCs w:val="24"/>
          </w:rPr>
          <w:t>de Silva, S., Wittemyer, G., 2012. A Comparison of Social Organization in Asian Elephants and African Savannah Elephants. Int J Primatol 33, 1125–1141. https://doi.org/10.1007/s10764-011-9564-1</w:t>
        </w:r>
      </w:ins>
    </w:p>
    <w:p w14:paraId="20A9F068" w14:textId="77777777" w:rsidR="00C0299E" w:rsidRDefault="00C0299E">
      <w:pPr>
        <w:pStyle w:val="Bibliographie"/>
        <w:rPr>
          <w:ins w:id="265" w:author="Kenneth" w:date="2019-09-12T18:12:00Z"/>
          <w:rFonts w:ascii="Times New Roman" w:hAnsi="Times New Roman" w:cs="Times New Roman"/>
          <w:sz w:val="24"/>
          <w:szCs w:val="24"/>
        </w:rPr>
        <w:pPrChange w:id="266" w:author="Kenneth" w:date="2019-09-12T18:12:00Z">
          <w:pPr>
            <w:widowControl w:val="0"/>
            <w:autoSpaceDE w:val="0"/>
            <w:autoSpaceDN w:val="0"/>
            <w:adjustRightInd w:val="0"/>
            <w:spacing w:after="0"/>
          </w:pPr>
        </w:pPrChange>
      </w:pPr>
      <w:ins w:id="267" w:author="Kenneth" w:date="2019-09-12T18:12:00Z">
        <w:r>
          <w:rPr>
            <w:rFonts w:ascii="Times New Roman" w:hAnsi="Times New Roman" w:cs="Times New Roman"/>
            <w:sz w:val="24"/>
            <w:szCs w:val="24"/>
          </w:rPr>
          <w:t>Diestel, R., 2000. Graph theory. Springer-Verlag New York, Incorporated.</w:t>
        </w:r>
      </w:ins>
    </w:p>
    <w:p w14:paraId="32788C71" w14:textId="77777777" w:rsidR="00C0299E" w:rsidRDefault="00C0299E">
      <w:pPr>
        <w:pStyle w:val="Bibliographie"/>
        <w:rPr>
          <w:ins w:id="268" w:author="Kenneth" w:date="2019-09-12T18:12:00Z"/>
          <w:rFonts w:ascii="Times New Roman" w:hAnsi="Times New Roman" w:cs="Times New Roman"/>
          <w:sz w:val="24"/>
          <w:szCs w:val="24"/>
        </w:rPr>
        <w:pPrChange w:id="269" w:author="Kenneth" w:date="2019-09-12T18:12:00Z">
          <w:pPr>
            <w:widowControl w:val="0"/>
            <w:autoSpaceDE w:val="0"/>
            <w:autoSpaceDN w:val="0"/>
            <w:adjustRightInd w:val="0"/>
            <w:spacing w:after="0"/>
          </w:pPr>
        </w:pPrChange>
      </w:pPr>
      <w:ins w:id="270" w:author="Kenneth" w:date="2019-09-12T18:12:00Z">
        <w:r>
          <w:rPr>
            <w:rFonts w:ascii="Times New Roman" w:hAnsi="Times New Roman" w:cs="Times New Roman"/>
            <w:sz w:val="24"/>
            <w:szCs w:val="24"/>
          </w:rPr>
          <w:t>Duboscq, J., Romano, V., Sueur, C., MacIntosh, A.J.J., 2016. Network centrality and seasonality interact to predict lice load in a social primate. Sci Rep 6. https://doi.org/10.1038/srep22095</w:t>
        </w:r>
      </w:ins>
    </w:p>
    <w:p w14:paraId="55B0898A" w14:textId="77777777" w:rsidR="00C0299E" w:rsidRDefault="00C0299E">
      <w:pPr>
        <w:pStyle w:val="Bibliographie"/>
        <w:rPr>
          <w:ins w:id="271" w:author="Kenneth" w:date="2019-09-12T18:12:00Z"/>
          <w:rFonts w:ascii="Times New Roman" w:hAnsi="Times New Roman" w:cs="Times New Roman"/>
          <w:sz w:val="24"/>
          <w:szCs w:val="24"/>
        </w:rPr>
        <w:pPrChange w:id="272" w:author="Kenneth" w:date="2019-09-12T18:12:00Z">
          <w:pPr>
            <w:widowControl w:val="0"/>
            <w:autoSpaceDE w:val="0"/>
            <w:autoSpaceDN w:val="0"/>
            <w:adjustRightInd w:val="0"/>
            <w:spacing w:after="0"/>
          </w:pPr>
        </w:pPrChange>
      </w:pPr>
      <w:ins w:id="273" w:author="Kenneth" w:date="2019-09-12T18:12:00Z">
        <w:r>
          <w:rPr>
            <w:rFonts w:ascii="Times New Roman" w:hAnsi="Times New Roman" w:cs="Times New Roman"/>
            <w:sz w:val="24"/>
            <w:szCs w:val="24"/>
          </w:rPr>
          <w:t>Farine Damien R., Aplin Lucy M., Sheldon Ben C., Hoppitt William, 2015. Interspecific social networks promote information transmission in wild songbirds. Proceedings of the Royal Society B: Biological Sciences 282, 20142804. https://doi.org/10.1098/rspb.2014.2804</w:t>
        </w:r>
      </w:ins>
    </w:p>
    <w:p w14:paraId="70995FB4" w14:textId="77777777" w:rsidR="00C0299E" w:rsidRDefault="00C0299E">
      <w:pPr>
        <w:pStyle w:val="Bibliographie"/>
        <w:rPr>
          <w:ins w:id="274" w:author="Kenneth" w:date="2019-09-12T18:12:00Z"/>
          <w:rFonts w:ascii="Times New Roman" w:hAnsi="Times New Roman" w:cs="Times New Roman"/>
          <w:sz w:val="24"/>
          <w:szCs w:val="24"/>
        </w:rPr>
        <w:pPrChange w:id="275" w:author="Kenneth" w:date="2019-09-12T18:12:00Z">
          <w:pPr>
            <w:widowControl w:val="0"/>
            <w:autoSpaceDE w:val="0"/>
            <w:autoSpaceDN w:val="0"/>
            <w:adjustRightInd w:val="0"/>
            <w:spacing w:after="0"/>
          </w:pPr>
        </w:pPrChange>
      </w:pPr>
      <w:ins w:id="276" w:author="Kenneth" w:date="2019-09-12T18:12:00Z">
        <w:r>
          <w:rPr>
            <w:rFonts w:ascii="Times New Roman" w:hAnsi="Times New Roman" w:cs="Times New Roman"/>
            <w:sz w:val="24"/>
            <w:szCs w:val="24"/>
          </w:rPr>
          <w:t>Farine, D.R., 2018. When to choose dynamic vs. static social network analysis. J Anim Ecol 87, 128–138. https://doi.org/10.1111/1365-2656.12764</w:t>
        </w:r>
      </w:ins>
    </w:p>
    <w:p w14:paraId="46F95DCC" w14:textId="77777777" w:rsidR="00C0299E" w:rsidRDefault="00C0299E">
      <w:pPr>
        <w:pStyle w:val="Bibliographie"/>
        <w:rPr>
          <w:ins w:id="277" w:author="Kenneth" w:date="2019-09-12T18:12:00Z"/>
          <w:rFonts w:ascii="Times New Roman" w:hAnsi="Times New Roman" w:cs="Times New Roman"/>
          <w:sz w:val="24"/>
          <w:szCs w:val="24"/>
        </w:rPr>
        <w:pPrChange w:id="278" w:author="Kenneth" w:date="2019-09-12T18:12:00Z">
          <w:pPr>
            <w:widowControl w:val="0"/>
            <w:autoSpaceDE w:val="0"/>
            <w:autoSpaceDN w:val="0"/>
            <w:adjustRightInd w:val="0"/>
            <w:spacing w:after="0"/>
          </w:pPr>
        </w:pPrChange>
      </w:pPr>
      <w:ins w:id="279" w:author="Kenneth" w:date="2019-09-12T18:12:00Z">
        <w:r>
          <w:rPr>
            <w:rFonts w:ascii="Times New Roman" w:hAnsi="Times New Roman" w:cs="Times New Roman"/>
            <w:sz w:val="24"/>
            <w:szCs w:val="24"/>
          </w:rPr>
          <w:t>Farine, D.R., 2014. Measuring phenotypic assortment in animal social networks: weighted associations are more robust than binary edges. Animal Behaviour 89, 141–153. https://doi.org/10.1016/j.anbehav.2014.01.001</w:t>
        </w:r>
      </w:ins>
    </w:p>
    <w:p w14:paraId="67903A0B" w14:textId="77777777" w:rsidR="00C0299E" w:rsidRDefault="00C0299E">
      <w:pPr>
        <w:pStyle w:val="Bibliographie"/>
        <w:rPr>
          <w:ins w:id="280" w:author="Kenneth" w:date="2019-09-12T18:12:00Z"/>
          <w:rFonts w:ascii="Times New Roman" w:hAnsi="Times New Roman" w:cs="Times New Roman"/>
          <w:sz w:val="24"/>
          <w:szCs w:val="24"/>
        </w:rPr>
        <w:pPrChange w:id="281" w:author="Kenneth" w:date="2019-09-12T18:12:00Z">
          <w:pPr>
            <w:widowControl w:val="0"/>
            <w:autoSpaceDE w:val="0"/>
            <w:autoSpaceDN w:val="0"/>
            <w:adjustRightInd w:val="0"/>
            <w:spacing w:after="0"/>
          </w:pPr>
        </w:pPrChange>
      </w:pPr>
      <w:ins w:id="282" w:author="Kenneth" w:date="2019-09-12T18:12:00Z">
        <w:r>
          <w:rPr>
            <w:rFonts w:ascii="Times New Roman" w:hAnsi="Times New Roman" w:cs="Times New Roman"/>
            <w:sz w:val="24"/>
            <w:szCs w:val="24"/>
          </w:rPr>
          <w:t>Farine, D.R., Strandburg-Peshkin, A., 2015. Estimating uncertainty and reliability of social network data using Bayesian inference. R. Soc. open sci. 2, 150367. https://doi.org/10.1098/rsos.150367</w:t>
        </w:r>
      </w:ins>
    </w:p>
    <w:p w14:paraId="230F9728" w14:textId="77777777" w:rsidR="00C0299E" w:rsidRDefault="00C0299E">
      <w:pPr>
        <w:pStyle w:val="Bibliographie"/>
        <w:rPr>
          <w:ins w:id="283" w:author="Kenneth" w:date="2019-09-12T18:12:00Z"/>
          <w:rFonts w:ascii="Times New Roman" w:hAnsi="Times New Roman" w:cs="Times New Roman"/>
          <w:sz w:val="24"/>
          <w:szCs w:val="24"/>
        </w:rPr>
        <w:pPrChange w:id="284" w:author="Kenneth" w:date="2019-09-12T18:12:00Z">
          <w:pPr>
            <w:widowControl w:val="0"/>
            <w:autoSpaceDE w:val="0"/>
            <w:autoSpaceDN w:val="0"/>
            <w:adjustRightInd w:val="0"/>
            <w:spacing w:after="0"/>
          </w:pPr>
        </w:pPrChange>
      </w:pPr>
      <w:ins w:id="285" w:author="Kenneth" w:date="2019-09-12T18:12:00Z">
        <w:r>
          <w:rPr>
            <w:rFonts w:ascii="Times New Roman" w:hAnsi="Times New Roman" w:cs="Times New Roman"/>
            <w:sz w:val="24"/>
            <w:szCs w:val="24"/>
          </w:rPr>
          <w:t>Farine, D.R., Whitehead, H., 2015. Constructing, conducting and interpreting animal social network analysis. J Anim Ecol 84, 1144–1163. https://doi.org/10.1111/1365-2656.12418</w:t>
        </w:r>
      </w:ins>
    </w:p>
    <w:p w14:paraId="2826A73C" w14:textId="77777777" w:rsidR="00C0299E" w:rsidRDefault="00C0299E">
      <w:pPr>
        <w:pStyle w:val="Bibliographie"/>
        <w:rPr>
          <w:ins w:id="286" w:author="Kenneth" w:date="2019-09-12T18:12:00Z"/>
          <w:rFonts w:ascii="Times New Roman" w:hAnsi="Times New Roman" w:cs="Times New Roman"/>
          <w:sz w:val="24"/>
          <w:szCs w:val="24"/>
        </w:rPr>
        <w:pPrChange w:id="287" w:author="Kenneth" w:date="2019-09-12T18:12:00Z">
          <w:pPr>
            <w:widowControl w:val="0"/>
            <w:autoSpaceDE w:val="0"/>
            <w:autoSpaceDN w:val="0"/>
            <w:adjustRightInd w:val="0"/>
            <w:spacing w:after="0"/>
          </w:pPr>
        </w:pPrChange>
      </w:pPr>
      <w:ins w:id="288" w:author="Kenneth" w:date="2019-09-12T18:12:00Z">
        <w:r>
          <w:rPr>
            <w:rFonts w:ascii="Times New Roman" w:hAnsi="Times New Roman" w:cs="Times New Roman"/>
            <w:sz w:val="24"/>
            <w:szCs w:val="24"/>
          </w:rPr>
          <w:t>Feczko, E., Mitchell, T.A.J., Walum, H., Brooks, J.M., Heitz, T.R., Young, L.J., Parr, L.A., 2015. Establishing the reliability of rhesus macaque social network assessment from video observations. Animal Behaviour 107, 115–123. https://doi.org/10.1016/j.anbehav.2015.05.014</w:t>
        </w:r>
      </w:ins>
    </w:p>
    <w:p w14:paraId="6DEA6A22" w14:textId="77777777" w:rsidR="00C0299E" w:rsidRDefault="00C0299E">
      <w:pPr>
        <w:pStyle w:val="Bibliographie"/>
        <w:rPr>
          <w:ins w:id="289" w:author="Kenneth" w:date="2019-09-12T18:12:00Z"/>
          <w:rFonts w:ascii="Times New Roman" w:hAnsi="Times New Roman" w:cs="Times New Roman"/>
          <w:sz w:val="24"/>
          <w:szCs w:val="24"/>
        </w:rPr>
        <w:pPrChange w:id="290" w:author="Kenneth" w:date="2019-09-12T18:12:00Z">
          <w:pPr>
            <w:widowControl w:val="0"/>
            <w:autoSpaceDE w:val="0"/>
            <w:autoSpaceDN w:val="0"/>
            <w:adjustRightInd w:val="0"/>
            <w:spacing w:after="0"/>
          </w:pPr>
        </w:pPrChange>
      </w:pPr>
      <w:ins w:id="291" w:author="Kenneth" w:date="2019-09-12T18:12:00Z">
        <w:r>
          <w:rPr>
            <w:rFonts w:ascii="Times New Roman" w:hAnsi="Times New Roman" w:cs="Times New Roman"/>
            <w:sz w:val="24"/>
            <w:szCs w:val="24"/>
          </w:rPr>
          <w:t>Franks, D.W., James, R., Noble, J., Ruxton, G.D., 2009. A foundation for developing a methodology for social network sampling. Behav Ecol Sociobiol 63, 1079–1088. https://doi.org/10.1007/s00265-009-0729-2</w:t>
        </w:r>
      </w:ins>
    </w:p>
    <w:p w14:paraId="54F6832D" w14:textId="77777777" w:rsidR="00C0299E" w:rsidRDefault="00C0299E">
      <w:pPr>
        <w:pStyle w:val="Bibliographie"/>
        <w:rPr>
          <w:ins w:id="292" w:author="Kenneth" w:date="2019-09-12T18:12:00Z"/>
          <w:rFonts w:ascii="Times New Roman" w:hAnsi="Times New Roman" w:cs="Times New Roman"/>
          <w:sz w:val="24"/>
          <w:szCs w:val="24"/>
        </w:rPr>
        <w:pPrChange w:id="293" w:author="Kenneth" w:date="2019-09-12T18:12:00Z">
          <w:pPr>
            <w:widowControl w:val="0"/>
            <w:autoSpaceDE w:val="0"/>
            <w:autoSpaceDN w:val="0"/>
            <w:adjustRightInd w:val="0"/>
            <w:spacing w:after="0"/>
          </w:pPr>
        </w:pPrChange>
      </w:pPr>
      <w:ins w:id="294" w:author="Kenneth" w:date="2019-09-12T18:12:00Z">
        <w:r>
          <w:rPr>
            <w:rFonts w:ascii="Times New Roman" w:hAnsi="Times New Roman" w:cs="Times New Roman"/>
            <w:sz w:val="24"/>
            <w:szCs w:val="24"/>
          </w:rPr>
          <w:t>Franks, D.W., Ruxton, G.D., James, R., 2010. Sampling animal association networks with the gambit of the group. Behav Ecol Sociobiol 64, 493–503. https://doi.org/10.1007/s00265-009-0865-8</w:t>
        </w:r>
      </w:ins>
    </w:p>
    <w:p w14:paraId="101333B0" w14:textId="77777777" w:rsidR="00C0299E" w:rsidRDefault="00C0299E">
      <w:pPr>
        <w:pStyle w:val="Bibliographie"/>
        <w:rPr>
          <w:ins w:id="295" w:author="Kenneth" w:date="2019-09-12T18:12:00Z"/>
          <w:rFonts w:ascii="Times New Roman" w:hAnsi="Times New Roman" w:cs="Times New Roman"/>
          <w:sz w:val="24"/>
          <w:szCs w:val="24"/>
        </w:rPr>
        <w:pPrChange w:id="296" w:author="Kenneth" w:date="2019-09-12T18:12:00Z">
          <w:pPr>
            <w:widowControl w:val="0"/>
            <w:autoSpaceDE w:val="0"/>
            <w:autoSpaceDN w:val="0"/>
            <w:adjustRightInd w:val="0"/>
            <w:spacing w:after="0"/>
          </w:pPr>
        </w:pPrChange>
      </w:pPr>
      <w:ins w:id="297" w:author="Kenneth" w:date="2019-09-12T18:12:00Z">
        <w:r>
          <w:rPr>
            <w:rFonts w:ascii="Times New Roman" w:hAnsi="Times New Roman" w:cs="Times New Roman"/>
            <w:sz w:val="24"/>
            <w:szCs w:val="24"/>
          </w:rPr>
          <w:lastRenderedPageBreak/>
          <w:t>Friedman, N., Goldszmidt, M., Wyner, A., 2013. Data Analysis with Bayesian Networks: A Bootstrap Approach. arXiv:1301.6695 [cs, stat].</w:t>
        </w:r>
      </w:ins>
    </w:p>
    <w:p w14:paraId="4BB28E59" w14:textId="77777777" w:rsidR="00C0299E" w:rsidRPr="00DE0F11" w:rsidRDefault="00C0299E">
      <w:pPr>
        <w:pStyle w:val="Bibliographie"/>
        <w:rPr>
          <w:ins w:id="298" w:author="Kenneth" w:date="2019-09-12T18:12:00Z"/>
          <w:rFonts w:ascii="Times New Roman" w:hAnsi="Times New Roman" w:cs="Times New Roman"/>
          <w:sz w:val="24"/>
          <w:szCs w:val="24"/>
          <w:lang w:val="fr-FR"/>
          <w:rPrChange w:id="299" w:author="Kenneth" w:date="2020-04-02T10:52:00Z">
            <w:rPr>
              <w:ins w:id="300" w:author="Kenneth" w:date="2019-09-12T18:12:00Z"/>
              <w:rFonts w:ascii="Times New Roman" w:hAnsi="Times New Roman" w:cs="Times New Roman"/>
              <w:sz w:val="24"/>
              <w:szCs w:val="24"/>
            </w:rPr>
          </w:rPrChange>
        </w:rPr>
        <w:pPrChange w:id="301" w:author="Kenneth" w:date="2019-09-12T18:12:00Z">
          <w:pPr>
            <w:widowControl w:val="0"/>
            <w:autoSpaceDE w:val="0"/>
            <w:autoSpaceDN w:val="0"/>
            <w:adjustRightInd w:val="0"/>
            <w:spacing w:after="0"/>
          </w:pPr>
        </w:pPrChange>
      </w:pPr>
      <w:ins w:id="302" w:author="Kenneth" w:date="2019-09-12T18:12:00Z">
        <w:r>
          <w:rPr>
            <w:rFonts w:ascii="Times New Roman" w:hAnsi="Times New Roman" w:cs="Times New Roman"/>
            <w:sz w:val="24"/>
            <w:szCs w:val="24"/>
          </w:rPr>
          <w:t xml:space="preserve">Fushing, H., Chen, C., Liu, S.-Y., Koehl, P., 2014. Bootstrapping on Undirected Binary Networks Via Statistical Mechanics. </w:t>
        </w:r>
        <w:r w:rsidRPr="00DE0F11">
          <w:rPr>
            <w:rFonts w:ascii="Times New Roman" w:hAnsi="Times New Roman" w:cs="Times New Roman"/>
            <w:sz w:val="24"/>
            <w:szCs w:val="24"/>
            <w:lang w:val="fr-FR"/>
            <w:rPrChange w:id="303" w:author="Kenneth" w:date="2020-04-02T10:52:00Z">
              <w:rPr>
                <w:rFonts w:ascii="Times New Roman" w:hAnsi="Times New Roman" w:cs="Times New Roman"/>
                <w:sz w:val="24"/>
                <w:szCs w:val="24"/>
              </w:rPr>
            </w:rPrChange>
          </w:rPr>
          <w:t>J Stat Phys 156, 823–842. https://doi.org/10.1007/s10955-014-1043-6</w:t>
        </w:r>
      </w:ins>
    </w:p>
    <w:p w14:paraId="1C0BDB01" w14:textId="77777777" w:rsidR="00C0299E" w:rsidRDefault="00C0299E">
      <w:pPr>
        <w:pStyle w:val="Bibliographie"/>
        <w:rPr>
          <w:ins w:id="304" w:author="Kenneth" w:date="2019-09-12T18:12:00Z"/>
          <w:rFonts w:ascii="Times New Roman" w:hAnsi="Times New Roman" w:cs="Times New Roman"/>
          <w:sz w:val="24"/>
          <w:szCs w:val="24"/>
        </w:rPr>
        <w:pPrChange w:id="305" w:author="Kenneth" w:date="2019-09-12T18:12:00Z">
          <w:pPr>
            <w:widowControl w:val="0"/>
            <w:autoSpaceDE w:val="0"/>
            <w:autoSpaceDN w:val="0"/>
            <w:adjustRightInd w:val="0"/>
            <w:spacing w:after="0"/>
          </w:pPr>
        </w:pPrChange>
      </w:pPr>
      <w:ins w:id="306" w:author="Kenneth" w:date="2019-09-12T18:12:00Z">
        <w:r w:rsidRPr="00DE0F11">
          <w:rPr>
            <w:rFonts w:ascii="Times New Roman" w:hAnsi="Times New Roman" w:cs="Times New Roman"/>
            <w:sz w:val="24"/>
            <w:szCs w:val="24"/>
            <w:lang w:val="fr-FR"/>
            <w:rPrChange w:id="307" w:author="Kenneth" w:date="2020-04-02T10:52:00Z">
              <w:rPr>
                <w:rFonts w:ascii="Times New Roman" w:hAnsi="Times New Roman" w:cs="Times New Roman"/>
                <w:sz w:val="24"/>
                <w:szCs w:val="24"/>
              </w:rPr>
            </w:rPrChange>
          </w:rPr>
          <w:t xml:space="preserve">Gaichas, S.K., Francis, R.C., 2008. </w:t>
        </w:r>
        <w:r>
          <w:rPr>
            <w:rFonts w:ascii="Times New Roman" w:hAnsi="Times New Roman" w:cs="Times New Roman"/>
            <w:sz w:val="24"/>
            <w:szCs w:val="24"/>
          </w:rPr>
          <w:t>Network models for ecosystem-based fishery analysis: a review of concepts and application to the Gulf of Alaska marine food web. Can. J. Fish. Aquat. Sci. 65, 1965–1982. https://doi.org/10.1139/F08-104</w:t>
        </w:r>
      </w:ins>
    </w:p>
    <w:p w14:paraId="0DDD73B5" w14:textId="77777777" w:rsidR="00C0299E" w:rsidRPr="00DE0F11" w:rsidRDefault="00C0299E">
      <w:pPr>
        <w:pStyle w:val="Bibliographie"/>
        <w:rPr>
          <w:ins w:id="308" w:author="Kenneth" w:date="2019-09-12T18:12:00Z"/>
          <w:rFonts w:ascii="Times New Roman" w:hAnsi="Times New Roman" w:cs="Times New Roman"/>
          <w:sz w:val="24"/>
          <w:szCs w:val="24"/>
          <w:lang w:val="fr-FR"/>
          <w:rPrChange w:id="309" w:author="Kenneth" w:date="2020-04-02T10:52:00Z">
            <w:rPr>
              <w:ins w:id="310" w:author="Kenneth" w:date="2019-09-12T18:12:00Z"/>
              <w:rFonts w:ascii="Times New Roman" w:hAnsi="Times New Roman" w:cs="Times New Roman"/>
              <w:sz w:val="24"/>
              <w:szCs w:val="24"/>
            </w:rPr>
          </w:rPrChange>
        </w:rPr>
        <w:pPrChange w:id="311" w:author="Kenneth" w:date="2019-09-12T18:12:00Z">
          <w:pPr>
            <w:widowControl w:val="0"/>
            <w:autoSpaceDE w:val="0"/>
            <w:autoSpaceDN w:val="0"/>
            <w:adjustRightInd w:val="0"/>
            <w:spacing w:after="0"/>
          </w:pPr>
        </w:pPrChange>
      </w:pPr>
      <w:ins w:id="312" w:author="Kenneth" w:date="2019-09-12T18:12:00Z">
        <w:r>
          <w:rPr>
            <w:rFonts w:ascii="Times New Roman" w:hAnsi="Times New Roman" w:cs="Times New Roman"/>
            <w:sz w:val="24"/>
            <w:szCs w:val="24"/>
          </w:rPr>
          <w:t xml:space="preserve">Gebreyes, W.A., Dupouy-Camet, J., Newport, M.J., Oliveira, C.J.B., Schlesinger, L.S., Saif, Y.M., Kariuki, S., Saif, L.J., Saville, W., Wittum, T., Hoet, A., Quessy, S., Kazwala, R., Tekola, B., Shryock, T., Bisesi, M., Patchanee, P., Boonmar, S., King, L.J., 2014. The Global One Health Paradigm: Challenges and Opportunities for Tackling Infectious Diseases at the Human, Animal, and Environment Interface in Low-Resource Settings. </w:t>
        </w:r>
        <w:r w:rsidRPr="00DE0F11">
          <w:rPr>
            <w:rFonts w:ascii="Times New Roman" w:hAnsi="Times New Roman" w:cs="Times New Roman"/>
            <w:sz w:val="24"/>
            <w:szCs w:val="24"/>
            <w:lang w:val="fr-FR"/>
            <w:rPrChange w:id="313" w:author="Kenneth" w:date="2020-04-02T10:52:00Z">
              <w:rPr>
                <w:rFonts w:ascii="Times New Roman" w:hAnsi="Times New Roman" w:cs="Times New Roman"/>
                <w:sz w:val="24"/>
                <w:szCs w:val="24"/>
              </w:rPr>
            </w:rPrChange>
          </w:rPr>
          <w:t>PLOS Negl Trop Dis 8, e3257. https://doi.org/10.1371/journal.pntd.0003257</w:t>
        </w:r>
      </w:ins>
    </w:p>
    <w:p w14:paraId="03AC9F07" w14:textId="77777777" w:rsidR="00C0299E" w:rsidRDefault="00C0299E">
      <w:pPr>
        <w:pStyle w:val="Bibliographie"/>
        <w:rPr>
          <w:ins w:id="314" w:author="Kenneth" w:date="2019-09-12T18:12:00Z"/>
          <w:rFonts w:ascii="Times New Roman" w:hAnsi="Times New Roman" w:cs="Times New Roman"/>
          <w:sz w:val="24"/>
          <w:szCs w:val="24"/>
        </w:rPr>
        <w:pPrChange w:id="315" w:author="Kenneth" w:date="2019-09-12T18:12:00Z">
          <w:pPr>
            <w:widowControl w:val="0"/>
            <w:autoSpaceDE w:val="0"/>
            <w:autoSpaceDN w:val="0"/>
            <w:adjustRightInd w:val="0"/>
            <w:spacing w:after="0"/>
          </w:pPr>
        </w:pPrChange>
      </w:pPr>
      <w:ins w:id="316" w:author="Kenneth" w:date="2019-09-12T18:12:00Z">
        <w:r w:rsidRPr="00DE0F11">
          <w:rPr>
            <w:rFonts w:ascii="Times New Roman" w:hAnsi="Times New Roman" w:cs="Times New Roman"/>
            <w:sz w:val="24"/>
            <w:szCs w:val="24"/>
            <w:lang w:val="fr-FR"/>
            <w:rPrChange w:id="317" w:author="Kenneth" w:date="2020-04-02T10:52:00Z">
              <w:rPr>
                <w:rFonts w:ascii="Times New Roman" w:hAnsi="Times New Roman" w:cs="Times New Roman"/>
                <w:sz w:val="24"/>
                <w:szCs w:val="24"/>
              </w:rPr>
            </w:rPrChange>
          </w:rPr>
          <w:t xml:space="preserve">Gel, Y.R., Lyubchich, V., Ramirez Ramirez, L.L., 2017. </w:t>
        </w:r>
        <w:r>
          <w:rPr>
            <w:rFonts w:ascii="Times New Roman" w:hAnsi="Times New Roman" w:cs="Times New Roman"/>
            <w:sz w:val="24"/>
            <w:szCs w:val="24"/>
          </w:rPr>
          <w:t>Bootstrap quantification of estimation uncertainties in network degree distributions. Scientific Reports 7, 5807. https://doi.org/10.1038/s41598-017-05885-x</w:t>
        </w:r>
      </w:ins>
    </w:p>
    <w:p w14:paraId="105D92D5" w14:textId="77777777" w:rsidR="00C0299E" w:rsidRDefault="00C0299E">
      <w:pPr>
        <w:pStyle w:val="Bibliographie"/>
        <w:rPr>
          <w:ins w:id="318" w:author="Kenneth" w:date="2019-09-12T18:12:00Z"/>
          <w:rFonts w:ascii="Times New Roman" w:hAnsi="Times New Roman" w:cs="Times New Roman"/>
          <w:sz w:val="24"/>
          <w:szCs w:val="24"/>
        </w:rPr>
        <w:pPrChange w:id="319" w:author="Kenneth" w:date="2019-09-12T18:12:00Z">
          <w:pPr>
            <w:widowControl w:val="0"/>
            <w:autoSpaceDE w:val="0"/>
            <w:autoSpaceDN w:val="0"/>
            <w:adjustRightInd w:val="0"/>
            <w:spacing w:after="0"/>
          </w:pPr>
        </w:pPrChange>
      </w:pPr>
      <w:ins w:id="320" w:author="Kenneth" w:date="2019-09-12T18:12:00Z">
        <w:r>
          <w:rPr>
            <w:rFonts w:ascii="Times New Roman" w:hAnsi="Times New Roman" w:cs="Times New Roman"/>
            <w:sz w:val="24"/>
            <w:szCs w:val="24"/>
          </w:rPr>
          <w:t>Giuseppe, J., Roberto, V., Cesare, F., 2011. An introduction to spectral distances in networks. Frontiers in Artificial Intelligence and Applications 227–234. https://doi.org/10.3233/978-1-60750-692-8-227</w:t>
        </w:r>
      </w:ins>
    </w:p>
    <w:p w14:paraId="70D6AD33" w14:textId="77777777" w:rsidR="00C0299E" w:rsidRDefault="00C0299E">
      <w:pPr>
        <w:pStyle w:val="Bibliographie"/>
        <w:rPr>
          <w:ins w:id="321" w:author="Kenneth" w:date="2019-09-12T18:12:00Z"/>
          <w:rFonts w:ascii="Times New Roman" w:hAnsi="Times New Roman" w:cs="Times New Roman"/>
          <w:sz w:val="24"/>
          <w:szCs w:val="24"/>
        </w:rPr>
        <w:pPrChange w:id="322" w:author="Kenneth" w:date="2019-09-12T18:12:00Z">
          <w:pPr>
            <w:widowControl w:val="0"/>
            <w:autoSpaceDE w:val="0"/>
            <w:autoSpaceDN w:val="0"/>
            <w:adjustRightInd w:val="0"/>
            <w:spacing w:after="0"/>
          </w:pPr>
        </w:pPrChange>
      </w:pPr>
      <w:ins w:id="323" w:author="Kenneth" w:date="2019-09-12T18:12:00Z">
        <w:r>
          <w:rPr>
            <w:rFonts w:ascii="Times New Roman" w:hAnsi="Times New Roman" w:cs="Times New Roman"/>
            <w:sz w:val="24"/>
            <w:szCs w:val="24"/>
          </w:rPr>
          <w:t>Grear, D.A., Luong, L.T., Hudson, P.J., 2013. Network transmission inference: Host behavior and parasite life cycle make social networks meaningful in disease ecology. Ecological Applications 23, 1906–1914. https://doi.org/10.1890/13-0907.1</w:t>
        </w:r>
      </w:ins>
    </w:p>
    <w:p w14:paraId="76BF63BA" w14:textId="77777777" w:rsidR="00C0299E" w:rsidRDefault="00C0299E">
      <w:pPr>
        <w:pStyle w:val="Bibliographie"/>
        <w:rPr>
          <w:ins w:id="324" w:author="Kenneth" w:date="2019-09-12T18:12:00Z"/>
          <w:rFonts w:ascii="Times New Roman" w:hAnsi="Times New Roman" w:cs="Times New Roman"/>
          <w:sz w:val="24"/>
          <w:szCs w:val="24"/>
        </w:rPr>
        <w:pPrChange w:id="325" w:author="Kenneth" w:date="2019-09-12T18:12:00Z">
          <w:pPr>
            <w:widowControl w:val="0"/>
            <w:autoSpaceDE w:val="0"/>
            <w:autoSpaceDN w:val="0"/>
            <w:adjustRightInd w:val="0"/>
            <w:spacing w:after="0"/>
          </w:pPr>
        </w:pPrChange>
      </w:pPr>
      <w:ins w:id="326" w:author="Kenneth" w:date="2019-09-12T18:12:00Z">
        <w:r>
          <w:rPr>
            <w:rFonts w:ascii="Times New Roman" w:hAnsi="Times New Roman" w:cs="Times New Roman"/>
            <w:sz w:val="24"/>
            <w:szCs w:val="24"/>
          </w:rPr>
          <w:t>Griffin, R.H., Nunn, C.L., 2012. Community structure and the spread of infectious disease in primate social networks. Evolutionary Ecology 26, 779–800.</w:t>
        </w:r>
      </w:ins>
    </w:p>
    <w:p w14:paraId="2761CD7C" w14:textId="77777777" w:rsidR="00C0299E" w:rsidRDefault="00C0299E">
      <w:pPr>
        <w:pStyle w:val="Bibliographie"/>
        <w:rPr>
          <w:ins w:id="327" w:author="Kenneth" w:date="2019-09-12T18:12:00Z"/>
          <w:rFonts w:ascii="Times New Roman" w:hAnsi="Times New Roman" w:cs="Times New Roman"/>
          <w:sz w:val="24"/>
          <w:szCs w:val="24"/>
        </w:rPr>
        <w:pPrChange w:id="328" w:author="Kenneth" w:date="2019-09-12T18:12:00Z">
          <w:pPr>
            <w:widowControl w:val="0"/>
            <w:autoSpaceDE w:val="0"/>
            <w:autoSpaceDN w:val="0"/>
            <w:adjustRightInd w:val="0"/>
            <w:spacing w:after="0"/>
          </w:pPr>
        </w:pPrChange>
      </w:pPr>
      <w:ins w:id="329" w:author="Kenneth" w:date="2019-09-12T18:12:00Z">
        <w:r>
          <w:rPr>
            <w:rFonts w:ascii="Times New Roman" w:hAnsi="Times New Roman" w:cs="Times New Roman"/>
            <w:sz w:val="24"/>
            <w:szCs w:val="24"/>
          </w:rPr>
          <w:t>Gurarie, E., Andrews, R.D., Laidre, K.L., 2009. A novel method for identifying behavioural changes in animal movement data. Ecology Letters 12, 395–408. https://doi.org/10.1111/j.1461-0248.2009.01293.x</w:t>
        </w:r>
      </w:ins>
    </w:p>
    <w:p w14:paraId="6E14CBB6" w14:textId="77777777" w:rsidR="00C0299E" w:rsidRDefault="00C0299E">
      <w:pPr>
        <w:pStyle w:val="Bibliographie"/>
        <w:rPr>
          <w:ins w:id="330" w:author="Kenneth" w:date="2019-09-12T18:12:00Z"/>
          <w:rFonts w:ascii="Times New Roman" w:hAnsi="Times New Roman" w:cs="Times New Roman"/>
          <w:sz w:val="24"/>
          <w:szCs w:val="24"/>
        </w:rPr>
        <w:pPrChange w:id="331" w:author="Kenneth" w:date="2019-09-12T18:12:00Z">
          <w:pPr>
            <w:widowControl w:val="0"/>
            <w:autoSpaceDE w:val="0"/>
            <w:autoSpaceDN w:val="0"/>
            <w:adjustRightInd w:val="0"/>
            <w:spacing w:after="0"/>
          </w:pPr>
        </w:pPrChange>
      </w:pPr>
      <w:ins w:id="332" w:author="Kenneth" w:date="2019-09-12T18:12:00Z">
        <w:r>
          <w:rPr>
            <w:rFonts w:ascii="Times New Roman" w:hAnsi="Times New Roman" w:cs="Times New Roman"/>
            <w:sz w:val="24"/>
            <w:szCs w:val="24"/>
          </w:rPr>
          <w:t>Hammond, D.K., Gur, Y., Johnson, C.R., 2013. Graph diffusion distance: A difference measure for weighted graphs based on the graph Laplacian exponential kernel, in: 2013 IEEE Global Conference on Signal and Information Processing. Presented at the 2013 IEEE Global Conference on Signal and Information Processing (GlobalSIP), IEEE, Austin, TX, USA, pp. 419–422. https://doi.org/10.1109/GlobalSIP.2013.6736904</w:t>
        </w:r>
      </w:ins>
    </w:p>
    <w:p w14:paraId="2ED7F1C4" w14:textId="77777777" w:rsidR="00C0299E" w:rsidRDefault="00C0299E">
      <w:pPr>
        <w:pStyle w:val="Bibliographie"/>
        <w:rPr>
          <w:ins w:id="333" w:author="Kenneth" w:date="2019-09-12T18:12:00Z"/>
          <w:rFonts w:ascii="Times New Roman" w:hAnsi="Times New Roman" w:cs="Times New Roman"/>
          <w:sz w:val="24"/>
          <w:szCs w:val="24"/>
        </w:rPr>
        <w:pPrChange w:id="334" w:author="Kenneth" w:date="2019-09-12T18:12:00Z">
          <w:pPr>
            <w:widowControl w:val="0"/>
            <w:autoSpaceDE w:val="0"/>
            <w:autoSpaceDN w:val="0"/>
            <w:adjustRightInd w:val="0"/>
            <w:spacing w:after="0"/>
          </w:pPr>
        </w:pPrChange>
      </w:pPr>
      <w:ins w:id="335" w:author="Kenneth" w:date="2019-09-12T18:12:00Z">
        <w:r>
          <w:rPr>
            <w:rFonts w:ascii="Times New Roman" w:hAnsi="Times New Roman" w:cs="Times New Roman"/>
            <w:sz w:val="24"/>
            <w:szCs w:val="24"/>
          </w:rPr>
          <w:t>Ings, T.C., Montoya, J.M., Bascompte, J., Blüthgen, N., Brown, L., Dormann, C.F., Edwards, F., Figueroa, D., Jacob, U., Jones, J.I., Lauridsen, R.B., Ledger, M.E., Lewis, H.M., Olesen, J.M., Veen, F.J.F.V., Warren, P.H., Woodward, G., 2009. Review: Ecological networks – beyond food webs. Journal of Animal Ecology 78, 253–269. https://doi.org/10.1111/j.1365-2656.2008.01460.x</w:t>
        </w:r>
      </w:ins>
    </w:p>
    <w:p w14:paraId="2D62AE5E" w14:textId="77777777" w:rsidR="00C0299E" w:rsidRDefault="00C0299E">
      <w:pPr>
        <w:pStyle w:val="Bibliographie"/>
        <w:rPr>
          <w:ins w:id="336" w:author="Kenneth" w:date="2019-09-12T18:12:00Z"/>
          <w:rFonts w:ascii="Times New Roman" w:hAnsi="Times New Roman" w:cs="Times New Roman"/>
          <w:sz w:val="24"/>
          <w:szCs w:val="24"/>
        </w:rPr>
        <w:pPrChange w:id="337" w:author="Kenneth" w:date="2019-09-12T18:12:00Z">
          <w:pPr>
            <w:widowControl w:val="0"/>
            <w:autoSpaceDE w:val="0"/>
            <w:autoSpaceDN w:val="0"/>
            <w:adjustRightInd w:val="0"/>
            <w:spacing w:after="0"/>
          </w:pPr>
        </w:pPrChange>
      </w:pPr>
      <w:ins w:id="338" w:author="Kenneth" w:date="2019-09-12T18:12:00Z">
        <w:r>
          <w:rPr>
            <w:rFonts w:ascii="Times New Roman" w:hAnsi="Times New Roman" w:cs="Times New Roman"/>
            <w:sz w:val="24"/>
            <w:szCs w:val="24"/>
          </w:rPr>
          <w:t>Jacoby, D.M.P., Freeman, R., 2016. Emerging Network-Based Tools in Movement Ecology. Trends in Ecology &amp; Evolution 31, 301–314. https://doi.org/10.1016/j.tree.2016.01.011</w:t>
        </w:r>
      </w:ins>
    </w:p>
    <w:p w14:paraId="3DC80E89" w14:textId="77777777" w:rsidR="00C0299E" w:rsidRDefault="00C0299E">
      <w:pPr>
        <w:pStyle w:val="Bibliographie"/>
        <w:rPr>
          <w:ins w:id="339" w:author="Kenneth" w:date="2019-09-12T18:12:00Z"/>
          <w:rFonts w:ascii="Times New Roman" w:hAnsi="Times New Roman" w:cs="Times New Roman"/>
          <w:sz w:val="24"/>
          <w:szCs w:val="24"/>
        </w:rPr>
        <w:pPrChange w:id="340" w:author="Kenneth" w:date="2019-09-12T18:12:00Z">
          <w:pPr>
            <w:widowControl w:val="0"/>
            <w:autoSpaceDE w:val="0"/>
            <w:autoSpaceDN w:val="0"/>
            <w:adjustRightInd w:val="0"/>
            <w:spacing w:after="0"/>
          </w:pPr>
        </w:pPrChange>
      </w:pPr>
      <w:ins w:id="341" w:author="Kenneth" w:date="2019-09-12T18:12:00Z">
        <w:r>
          <w:rPr>
            <w:rFonts w:ascii="Times New Roman" w:hAnsi="Times New Roman" w:cs="Times New Roman"/>
            <w:sz w:val="24"/>
            <w:szCs w:val="24"/>
          </w:rPr>
          <w:t>James, R., Croft, D.P., Krause, J., 2009. Potential banana skins in animal social network analysis. Behav Ecol Sociobiol 63, 989–997. https://doi.org/10.1007/s00265-009-0742-5</w:t>
        </w:r>
      </w:ins>
    </w:p>
    <w:p w14:paraId="3EE27510" w14:textId="77777777" w:rsidR="00C0299E" w:rsidRDefault="00C0299E">
      <w:pPr>
        <w:pStyle w:val="Bibliographie"/>
        <w:rPr>
          <w:ins w:id="342" w:author="Kenneth" w:date="2019-09-12T18:12:00Z"/>
          <w:rFonts w:ascii="Times New Roman" w:hAnsi="Times New Roman" w:cs="Times New Roman"/>
          <w:sz w:val="24"/>
          <w:szCs w:val="24"/>
        </w:rPr>
        <w:pPrChange w:id="343" w:author="Kenneth" w:date="2019-09-12T18:12:00Z">
          <w:pPr>
            <w:widowControl w:val="0"/>
            <w:autoSpaceDE w:val="0"/>
            <w:autoSpaceDN w:val="0"/>
            <w:adjustRightInd w:val="0"/>
            <w:spacing w:after="0"/>
          </w:pPr>
        </w:pPrChange>
      </w:pPr>
      <w:ins w:id="344" w:author="Kenneth" w:date="2019-09-12T18:12:00Z">
        <w:r>
          <w:rPr>
            <w:rFonts w:ascii="Times New Roman" w:hAnsi="Times New Roman" w:cs="Times New Roman"/>
            <w:sz w:val="24"/>
            <w:szCs w:val="24"/>
          </w:rPr>
          <w:t>Jones, T.B., Aplin, L.M., Devost, I., Morand-Ferron, J., 2017. Individual and ecological determinants of social information transmission in the wild. Animal Behaviour 129, 93–101. https://doi.org/10.1016/j.anbehav.2017.05.011</w:t>
        </w:r>
      </w:ins>
    </w:p>
    <w:p w14:paraId="10B1B1BE" w14:textId="77777777" w:rsidR="00C0299E" w:rsidRDefault="00C0299E">
      <w:pPr>
        <w:pStyle w:val="Bibliographie"/>
        <w:rPr>
          <w:ins w:id="345" w:author="Kenneth" w:date="2019-09-12T18:12:00Z"/>
          <w:rFonts w:ascii="Times New Roman" w:hAnsi="Times New Roman" w:cs="Times New Roman"/>
          <w:sz w:val="24"/>
          <w:szCs w:val="24"/>
        </w:rPr>
        <w:pPrChange w:id="346" w:author="Kenneth" w:date="2019-09-12T18:12:00Z">
          <w:pPr>
            <w:widowControl w:val="0"/>
            <w:autoSpaceDE w:val="0"/>
            <w:autoSpaceDN w:val="0"/>
            <w:adjustRightInd w:val="0"/>
            <w:spacing w:after="0"/>
          </w:pPr>
        </w:pPrChange>
      </w:pPr>
      <w:ins w:id="347" w:author="Kenneth" w:date="2019-09-12T18:12:00Z">
        <w:r>
          <w:rPr>
            <w:rFonts w:ascii="Times New Roman" w:hAnsi="Times New Roman" w:cs="Times New Roman"/>
            <w:sz w:val="24"/>
            <w:szCs w:val="24"/>
          </w:rPr>
          <w:t>Jurman, G., Riccadonna, S., Visintainer, R., Furlanello, C., 2011. Biological network comparison via Ipsen-Mikhailov distance. arXiv:1109.0220 [q-bio].</w:t>
        </w:r>
      </w:ins>
    </w:p>
    <w:p w14:paraId="0BFC9214" w14:textId="77777777" w:rsidR="00C0299E" w:rsidRDefault="00C0299E">
      <w:pPr>
        <w:pStyle w:val="Bibliographie"/>
        <w:rPr>
          <w:ins w:id="348" w:author="Kenneth" w:date="2019-09-12T18:12:00Z"/>
          <w:rFonts w:ascii="Times New Roman" w:hAnsi="Times New Roman" w:cs="Times New Roman"/>
          <w:sz w:val="24"/>
          <w:szCs w:val="24"/>
        </w:rPr>
        <w:pPrChange w:id="349" w:author="Kenneth" w:date="2019-09-12T18:12:00Z">
          <w:pPr>
            <w:widowControl w:val="0"/>
            <w:autoSpaceDE w:val="0"/>
            <w:autoSpaceDN w:val="0"/>
            <w:adjustRightInd w:val="0"/>
            <w:spacing w:after="0"/>
          </w:pPr>
        </w:pPrChange>
      </w:pPr>
      <w:ins w:id="350" w:author="Kenneth" w:date="2019-09-12T18:12:00Z">
        <w:r>
          <w:rPr>
            <w:rFonts w:ascii="Times New Roman" w:hAnsi="Times New Roman" w:cs="Times New Roman"/>
            <w:sz w:val="24"/>
            <w:szCs w:val="24"/>
          </w:rPr>
          <w:t xml:space="preserve">Jurman, G., Visintainer, R., Filosi, M., Riccadonna, S., Furlanello, C., 2015. The HIM glocal metric and kernel for network comparison and classification, in: 2015 IEEE </w:t>
        </w:r>
        <w:r>
          <w:rPr>
            <w:rFonts w:ascii="Times New Roman" w:hAnsi="Times New Roman" w:cs="Times New Roman"/>
            <w:sz w:val="24"/>
            <w:szCs w:val="24"/>
          </w:rPr>
          <w:lastRenderedPageBreak/>
          <w:t>International Conference on Data Science and Advanced Analytics (DSAA). Presented at the 2015 IEEE International Conference on Data Science and Advanced Analytics (DSAA), IEEE, Campus des Cordeliers, Paris, France, pp. 1–10. https://doi.org/10.1109/DSAA.2015.7344816</w:t>
        </w:r>
      </w:ins>
    </w:p>
    <w:p w14:paraId="737CCAC0" w14:textId="77777777" w:rsidR="00C0299E" w:rsidRDefault="00C0299E">
      <w:pPr>
        <w:pStyle w:val="Bibliographie"/>
        <w:rPr>
          <w:ins w:id="351" w:author="Kenneth" w:date="2019-09-12T18:12:00Z"/>
          <w:rFonts w:ascii="Times New Roman" w:hAnsi="Times New Roman" w:cs="Times New Roman"/>
          <w:sz w:val="24"/>
          <w:szCs w:val="24"/>
        </w:rPr>
        <w:pPrChange w:id="352" w:author="Kenneth" w:date="2019-09-12T18:12:00Z">
          <w:pPr>
            <w:widowControl w:val="0"/>
            <w:autoSpaceDE w:val="0"/>
            <w:autoSpaceDN w:val="0"/>
            <w:adjustRightInd w:val="0"/>
            <w:spacing w:after="0"/>
          </w:pPr>
        </w:pPrChange>
      </w:pPr>
      <w:ins w:id="353" w:author="Kenneth" w:date="2019-09-12T18:12:00Z">
        <w:r>
          <w:rPr>
            <w:rFonts w:ascii="Times New Roman" w:hAnsi="Times New Roman" w:cs="Times New Roman"/>
            <w:sz w:val="24"/>
            <w:szCs w:val="24"/>
          </w:rPr>
          <w:t>Kaiser-Bunbury, C.N., Blüthgen, N., 2015. Integrating network ecology with applied conservation: a synthesis and guide to implementation. AoB PLANTS 7. https://doi.org/10.1093/aobpla/plv076</w:t>
        </w:r>
      </w:ins>
    </w:p>
    <w:p w14:paraId="157B1E84" w14:textId="77777777" w:rsidR="00C0299E" w:rsidRPr="00DE0F11" w:rsidRDefault="00C0299E">
      <w:pPr>
        <w:pStyle w:val="Bibliographie"/>
        <w:rPr>
          <w:ins w:id="354" w:author="Kenneth" w:date="2019-09-12T18:12:00Z"/>
          <w:rFonts w:ascii="Times New Roman" w:hAnsi="Times New Roman" w:cs="Times New Roman"/>
          <w:sz w:val="24"/>
          <w:szCs w:val="24"/>
          <w:lang w:val="fr-FR"/>
          <w:rPrChange w:id="355" w:author="Kenneth" w:date="2020-04-02T10:52:00Z">
            <w:rPr>
              <w:ins w:id="356" w:author="Kenneth" w:date="2019-09-12T18:12:00Z"/>
              <w:rFonts w:ascii="Times New Roman" w:hAnsi="Times New Roman" w:cs="Times New Roman"/>
              <w:sz w:val="24"/>
              <w:szCs w:val="24"/>
            </w:rPr>
          </w:rPrChange>
        </w:rPr>
        <w:pPrChange w:id="357" w:author="Kenneth" w:date="2019-09-12T18:12:00Z">
          <w:pPr>
            <w:widowControl w:val="0"/>
            <w:autoSpaceDE w:val="0"/>
            <w:autoSpaceDN w:val="0"/>
            <w:adjustRightInd w:val="0"/>
            <w:spacing w:after="0"/>
          </w:pPr>
        </w:pPrChange>
      </w:pPr>
      <w:ins w:id="358" w:author="Kenneth" w:date="2019-09-12T18:12:00Z">
        <w:r>
          <w:rPr>
            <w:rFonts w:ascii="Times New Roman" w:hAnsi="Times New Roman" w:cs="Times New Roman"/>
            <w:sz w:val="24"/>
            <w:szCs w:val="24"/>
          </w:rPr>
          <w:t xml:space="preserve">Kasper, C., Voelkl, B., 2009. A social network analysis of primate groups. </w:t>
        </w:r>
        <w:r w:rsidRPr="00DE0F11">
          <w:rPr>
            <w:rFonts w:ascii="Times New Roman" w:hAnsi="Times New Roman" w:cs="Times New Roman"/>
            <w:sz w:val="24"/>
            <w:szCs w:val="24"/>
            <w:lang w:val="fr-FR"/>
            <w:rPrChange w:id="359" w:author="Kenneth" w:date="2020-04-02T10:52:00Z">
              <w:rPr>
                <w:rFonts w:ascii="Times New Roman" w:hAnsi="Times New Roman" w:cs="Times New Roman"/>
                <w:sz w:val="24"/>
                <w:szCs w:val="24"/>
              </w:rPr>
            </w:rPrChange>
          </w:rPr>
          <w:t>Primates 50, 343–356. https://doi.org/10.1007/s10329-009-0153-2</w:t>
        </w:r>
      </w:ins>
    </w:p>
    <w:p w14:paraId="2F4E5DAF" w14:textId="77777777" w:rsidR="00C0299E" w:rsidRDefault="00C0299E">
      <w:pPr>
        <w:pStyle w:val="Bibliographie"/>
        <w:rPr>
          <w:ins w:id="360" w:author="Kenneth" w:date="2019-09-12T18:12:00Z"/>
          <w:rFonts w:ascii="Times New Roman" w:hAnsi="Times New Roman" w:cs="Times New Roman"/>
          <w:sz w:val="24"/>
          <w:szCs w:val="24"/>
        </w:rPr>
        <w:pPrChange w:id="361" w:author="Kenneth" w:date="2019-09-12T18:12:00Z">
          <w:pPr>
            <w:widowControl w:val="0"/>
            <w:autoSpaceDE w:val="0"/>
            <w:autoSpaceDN w:val="0"/>
            <w:adjustRightInd w:val="0"/>
            <w:spacing w:after="0"/>
          </w:pPr>
        </w:pPrChange>
      </w:pPr>
      <w:ins w:id="362" w:author="Kenneth" w:date="2019-09-12T18:12:00Z">
        <w:r w:rsidRPr="00DE0F11">
          <w:rPr>
            <w:rFonts w:ascii="Times New Roman" w:hAnsi="Times New Roman" w:cs="Times New Roman"/>
            <w:sz w:val="24"/>
            <w:szCs w:val="24"/>
            <w:lang w:val="fr-FR"/>
            <w:rPrChange w:id="363" w:author="Kenneth" w:date="2020-04-02T10:52:00Z">
              <w:rPr>
                <w:rFonts w:ascii="Times New Roman" w:hAnsi="Times New Roman" w:cs="Times New Roman"/>
                <w:sz w:val="24"/>
                <w:szCs w:val="24"/>
              </w:rPr>
            </w:rPrChange>
          </w:rPr>
          <w:t xml:space="preserve">Krause, J., Lusseau, D., James, R., 2009. </w:t>
        </w:r>
        <w:r>
          <w:rPr>
            <w:rFonts w:ascii="Times New Roman" w:hAnsi="Times New Roman" w:cs="Times New Roman"/>
            <w:sz w:val="24"/>
            <w:szCs w:val="24"/>
          </w:rPr>
          <w:t>Animal social networks: an introduction. Behav Ecol Sociobiol 63, 967–973. https://doi.org/10.1007/s00265-009-0747-0</w:t>
        </w:r>
      </w:ins>
    </w:p>
    <w:p w14:paraId="6C6CD119" w14:textId="77777777" w:rsidR="00C0299E" w:rsidRDefault="00C0299E">
      <w:pPr>
        <w:pStyle w:val="Bibliographie"/>
        <w:rPr>
          <w:ins w:id="364" w:author="Kenneth" w:date="2019-09-12T18:12:00Z"/>
          <w:rFonts w:ascii="Times New Roman" w:hAnsi="Times New Roman" w:cs="Times New Roman"/>
          <w:sz w:val="24"/>
          <w:szCs w:val="24"/>
        </w:rPr>
        <w:pPrChange w:id="365" w:author="Kenneth" w:date="2019-09-12T18:12:00Z">
          <w:pPr>
            <w:widowControl w:val="0"/>
            <w:autoSpaceDE w:val="0"/>
            <w:autoSpaceDN w:val="0"/>
            <w:adjustRightInd w:val="0"/>
            <w:spacing w:after="0"/>
          </w:pPr>
        </w:pPrChange>
      </w:pPr>
      <w:ins w:id="366" w:author="Kenneth" w:date="2019-09-12T18:12:00Z">
        <w:r>
          <w:rPr>
            <w:rFonts w:ascii="Times New Roman" w:hAnsi="Times New Roman" w:cs="Times New Roman"/>
            <w:sz w:val="24"/>
            <w:szCs w:val="24"/>
          </w:rPr>
          <w:t>Lusseau, D., Whitehead, H., Gero, S., 2009. Incorporating uncertainty into the study of animal social networks. arXiv:0903.1519 [physics, q-bio].</w:t>
        </w:r>
      </w:ins>
    </w:p>
    <w:p w14:paraId="259E93B6" w14:textId="77777777" w:rsidR="00C0299E" w:rsidRDefault="00C0299E">
      <w:pPr>
        <w:pStyle w:val="Bibliographie"/>
        <w:rPr>
          <w:ins w:id="367" w:author="Kenneth" w:date="2019-09-12T18:12:00Z"/>
          <w:rFonts w:ascii="Times New Roman" w:hAnsi="Times New Roman" w:cs="Times New Roman"/>
          <w:sz w:val="24"/>
          <w:szCs w:val="24"/>
        </w:rPr>
        <w:pPrChange w:id="368" w:author="Kenneth" w:date="2019-09-12T18:12:00Z">
          <w:pPr>
            <w:widowControl w:val="0"/>
            <w:autoSpaceDE w:val="0"/>
            <w:autoSpaceDN w:val="0"/>
            <w:adjustRightInd w:val="0"/>
            <w:spacing w:after="0"/>
          </w:pPr>
        </w:pPrChange>
      </w:pPr>
      <w:ins w:id="369" w:author="Kenneth" w:date="2019-09-12T18:12:00Z">
        <w:r>
          <w:rPr>
            <w:rFonts w:ascii="Times New Roman" w:hAnsi="Times New Roman" w:cs="Times New Roman"/>
            <w:sz w:val="24"/>
            <w:szCs w:val="24"/>
          </w:rPr>
          <w:t>MacIntosh, A.J., Jacobs, A., Garcia, C., Shimizu, K., Mouri, K., Huffman, M.A., Hernandez, A.D., 2012. Monkeys in the middle: parasite transmission through the social network of a wild primate.</w:t>
        </w:r>
      </w:ins>
    </w:p>
    <w:p w14:paraId="4F9568AF" w14:textId="77777777" w:rsidR="00C0299E" w:rsidRDefault="00C0299E">
      <w:pPr>
        <w:pStyle w:val="Bibliographie"/>
        <w:rPr>
          <w:ins w:id="370" w:author="Kenneth" w:date="2019-09-12T18:12:00Z"/>
          <w:rFonts w:ascii="Times New Roman" w:hAnsi="Times New Roman" w:cs="Times New Roman"/>
          <w:sz w:val="24"/>
          <w:szCs w:val="24"/>
        </w:rPr>
        <w:pPrChange w:id="371" w:author="Kenneth" w:date="2019-09-12T18:12:00Z">
          <w:pPr>
            <w:widowControl w:val="0"/>
            <w:autoSpaceDE w:val="0"/>
            <w:autoSpaceDN w:val="0"/>
            <w:adjustRightInd w:val="0"/>
            <w:spacing w:after="0"/>
          </w:pPr>
        </w:pPrChange>
      </w:pPr>
      <w:ins w:id="372" w:author="Kenneth" w:date="2019-09-12T18:12:00Z">
        <w:r>
          <w:rPr>
            <w:rFonts w:ascii="Times New Roman" w:hAnsi="Times New Roman" w:cs="Times New Roman"/>
            <w:sz w:val="24"/>
            <w:szCs w:val="24"/>
          </w:rPr>
          <w:t>MacIntosh, A.J.J., Hernandez, A.D., Huffman, M.A., 2010. Host age, sex, and reproductive seasonality affect nematode parasitism in wild Japanese macaques. Primates 51, 353–364. https://doi.org/10.1007/s10329-010-0211-9</w:t>
        </w:r>
      </w:ins>
    </w:p>
    <w:p w14:paraId="31DDEAED" w14:textId="77777777" w:rsidR="00C0299E" w:rsidRDefault="00C0299E">
      <w:pPr>
        <w:pStyle w:val="Bibliographie"/>
        <w:rPr>
          <w:ins w:id="373" w:author="Kenneth" w:date="2019-09-12T18:12:00Z"/>
          <w:rFonts w:ascii="Times New Roman" w:hAnsi="Times New Roman" w:cs="Times New Roman"/>
          <w:sz w:val="24"/>
          <w:szCs w:val="24"/>
        </w:rPr>
        <w:pPrChange w:id="374" w:author="Kenneth" w:date="2019-09-12T18:12:00Z">
          <w:pPr>
            <w:widowControl w:val="0"/>
            <w:autoSpaceDE w:val="0"/>
            <w:autoSpaceDN w:val="0"/>
            <w:adjustRightInd w:val="0"/>
            <w:spacing w:after="0"/>
          </w:pPr>
        </w:pPrChange>
      </w:pPr>
      <w:ins w:id="375" w:author="Kenneth" w:date="2019-09-12T18:12:00Z">
        <w:r>
          <w:rPr>
            <w:rFonts w:ascii="Times New Roman" w:hAnsi="Times New Roman" w:cs="Times New Roman"/>
            <w:sz w:val="24"/>
            <w:szCs w:val="24"/>
          </w:rPr>
          <w:t>Makagon, M.M., McCowan, B., Mench, J.A., 2012. How can social network analysis contribute to social behavior research in applied ethology? Applied Animal Behaviour Science 138, 152–161. https://doi.org/10.1016/j.applanim.2012.02.003</w:t>
        </w:r>
      </w:ins>
    </w:p>
    <w:p w14:paraId="298A4869" w14:textId="77777777" w:rsidR="00C0299E" w:rsidRDefault="00C0299E">
      <w:pPr>
        <w:pStyle w:val="Bibliographie"/>
        <w:rPr>
          <w:ins w:id="376" w:author="Kenneth" w:date="2019-09-12T18:12:00Z"/>
          <w:rFonts w:ascii="Times New Roman" w:hAnsi="Times New Roman" w:cs="Times New Roman"/>
          <w:sz w:val="24"/>
          <w:szCs w:val="24"/>
        </w:rPr>
        <w:pPrChange w:id="377" w:author="Kenneth" w:date="2019-09-12T18:12:00Z">
          <w:pPr>
            <w:widowControl w:val="0"/>
            <w:autoSpaceDE w:val="0"/>
            <w:autoSpaceDN w:val="0"/>
            <w:adjustRightInd w:val="0"/>
            <w:spacing w:after="0"/>
          </w:pPr>
        </w:pPrChange>
      </w:pPr>
      <w:ins w:id="378" w:author="Kenneth" w:date="2019-09-12T18:12:00Z">
        <w:r>
          <w:rPr>
            <w:rFonts w:ascii="Times New Roman" w:hAnsi="Times New Roman" w:cs="Times New Roman"/>
            <w:sz w:val="24"/>
            <w:szCs w:val="24"/>
          </w:rPr>
          <w:t>Martínez, J.H., Chavez, M., 2019. Comparing complex networks: in defence of the simple. New J. Phys. 21, 013033. https://doi.org/10.1088/1367-2630/ab0065</w:t>
        </w:r>
      </w:ins>
    </w:p>
    <w:p w14:paraId="3908B478" w14:textId="77777777" w:rsidR="00C0299E" w:rsidRDefault="00C0299E">
      <w:pPr>
        <w:pStyle w:val="Bibliographie"/>
        <w:rPr>
          <w:ins w:id="379" w:author="Kenneth" w:date="2019-09-12T18:12:00Z"/>
          <w:rFonts w:ascii="Times New Roman" w:hAnsi="Times New Roman" w:cs="Times New Roman"/>
          <w:sz w:val="24"/>
          <w:szCs w:val="24"/>
        </w:rPr>
        <w:pPrChange w:id="380" w:author="Kenneth" w:date="2019-09-12T18:12:00Z">
          <w:pPr>
            <w:widowControl w:val="0"/>
            <w:autoSpaceDE w:val="0"/>
            <w:autoSpaceDN w:val="0"/>
            <w:adjustRightInd w:val="0"/>
            <w:spacing w:after="0"/>
          </w:pPr>
        </w:pPrChange>
      </w:pPr>
      <w:ins w:id="381" w:author="Kenneth" w:date="2019-09-12T18:12:00Z">
        <w:r>
          <w:rPr>
            <w:rFonts w:ascii="Times New Roman" w:hAnsi="Times New Roman" w:cs="Times New Roman"/>
            <w:sz w:val="24"/>
            <w:szCs w:val="24"/>
          </w:rPr>
          <w:t>Mason, O., Verwoerd, M., 2007. Graph theory and networks in Biology. IET Systems Biology 1, 89–119. https://doi.org/10.1049/iet-syb:20060038</w:t>
        </w:r>
      </w:ins>
    </w:p>
    <w:p w14:paraId="1E002EA5" w14:textId="77777777" w:rsidR="00C0299E" w:rsidRDefault="00C0299E">
      <w:pPr>
        <w:pStyle w:val="Bibliographie"/>
        <w:rPr>
          <w:ins w:id="382" w:author="Kenneth" w:date="2019-09-12T18:12:00Z"/>
          <w:rFonts w:ascii="Times New Roman" w:hAnsi="Times New Roman" w:cs="Times New Roman"/>
          <w:sz w:val="24"/>
          <w:szCs w:val="24"/>
        </w:rPr>
        <w:pPrChange w:id="383" w:author="Kenneth" w:date="2019-09-12T18:12:00Z">
          <w:pPr>
            <w:widowControl w:val="0"/>
            <w:autoSpaceDE w:val="0"/>
            <w:autoSpaceDN w:val="0"/>
            <w:adjustRightInd w:val="0"/>
            <w:spacing w:after="0"/>
          </w:pPr>
        </w:pPrChange>
      </w:pPr>
      <w:ins w:id="384" w:author="Kenneth" w:date="2019-09-12T18:12:00Z">
        <w:r>
          <w:rPr>
            <w:rFonts w:ascii="Times New Roman" w:hAnsi="Times New Roman" w:cs="Times New Roman"/>
            <w:sz w:val="24"/>
            <w:szCs w:val="24"/>
          </w:rPr>
          <w:t>May, R.M., Anderson, R.M., others, 1979. Population biology of infectious diseases: Part II. Nature 280, 455–461.</w:t>
        </w:r>
      </w:ins>
    </w:p>
    <w:p w14:paraId="080A3B9F" w14:textId="77777777" w:rsidR="00C0299E" w:rsidRDefault="00C0299E">
      <w:pPr>
        <w:pStyle w:val="Bibliographie"/>
        <w:rPr>
          <w:ins w:id="385" w:author="Kenneth" w:date="2019-09-12T18:12:00Z"/>
          <w:rFonts w:ascii="Times New Roman" w:hAnsi="Times New Roman" w:cs="Times New Roman"/>
          <w:sz w:val="24"/>
          <w:szCs w:val="24"/>
        </w:rPr>
        <w:pPrChange w:id="386" w:author="Kenneth" w:date="2019-09-12T18:12:00Z">
          <w:pPr>
            <w:widowControl w:val="0"/>
            <w:autoSpaceDE w:val="0"/>
            <w:autoSpaceDN w:val="0"/>
            <w:adjustRightInd w:val="0"/>
            <w:spacing w:after="0"/>
          </w:pPr>
        </w:pPrChange>
      </w:pPr>
      <w:ins w:id="387" w:author="Kenneth" w:date="2019-09-12T18:12:00Z">
        <w:r>
          <w:rPr>
            <w:rFonts w:ascii="Times New Roman" w:hAnsi="Times New Roman" w:cs="Times New Roman"/>
            <w:sz w:val="24"/>
            <w:szCs w:val="24"/>
          </w:rPr>
          <w:t>Menche, J., Sharma, A., Kitsak, M., Ghiassian, S.D., Vidal, M., Loscalzo, J., Barabási, A.-L., 2015. Uncovering disease-disease relationships through the incomplete interactome. Science 347, 1257601. https://doi.org/10.1126/science.1257601</w:t>
        </w:r>
      </w:ins>
    </w:p>
    <w:p w14:paraId="0B9E07C6" w14:textId="77777777" w:rsidR="00C0299E" w:rsidRDefault="00C0299E">
      <w:pPr>
        <w:pStyle w:val="Bibliographie"/>
        <w:rPr>
          <w:ins w:id="388" w:author="Kenneth" w:date="2019-09-12T18:12:00Z"/>
          <w:rFonts w:ascii="Times New Roman" w:hAnsi="Times New Roman" w:cs="Times New Roman"/>
          <w:sz w:val="24"/>
          <w:szCs w:val="24"/>
        </w:rPr>
        <w:pPrChange w:id="389" w:author="Kenneth" w:date="2019-09-12T18:12:00Z">
          <w:pPr>
            <w:widowControl w:val="0"/>
            <w:autoSpaceDE w:val="0"/>
            <w:autoSpaceDN w:val="0"/>
            <w:adjustRightInd w:val="0"/>
            <w:spacing w:after="0"/>
          </w:pPr>
        </w:pPrChange>
      </w:pPr>
      <w:ins w:id="390" w:author="Kenneth" w:date="2019-09-12T18:12:00Z">
        <w:r w:rsidRPr="00DE0F11">
          <w:rPr>
            <w:rFonts w:ascii="Times New Roman" w:hAnsi="Times New Roman" w:cs="Times New Roman"/>
            <w:sz w:val="24"/>
            <w:szCs w:val="24"/>
            <w:lang w:val="fr-FR"/>
            <w:rPrChange w:id="391" w:author="Kenneth" w:date="2020-04-02T10:52:00Z">
              <w:rPr>
                <w:rFonts w:ascii="Times New Roman" w:hAnsi="Times New Roman" w:cs="Times New Roman"/>
                <w:sz w:val="24"/>
                <w:szCs w:val="24"/>
              </w:rPr>
            </w:rPrChange>
          </w:rPr>
          <w:t xml:space="preserve">Mourier, J., Vercelloni, J., Planes, S., 2012. </w:t>
        </w:r>
        <w:r>
          <w:rPr>
            <w:rFonts w:ascii="Times New Roman" w:hAnsi="Times New Roman" w:cs="Times New Roman"/>
            <w:sz w:val="24"/>
            <w:szCs w:val="24"/>
          </w:rPr>
          <w:t>Evidence of social communities in a spatially structured network of a free-ranging shark species. Animal Behaviour 83, 389–401. https://doi.org/10.1016/j.anbehav.2011.11.008</w:t>
        </w:r>
      </w:ins>
    </w:p>
    <w:p w14:paraId="489CF592" w14:textId="77777777" w:rsidR="00C0299E" w:rsidRDefault="00C0299E">
      <w:pPr>
        <w:pStyle w:val="Bibliographie"/>
        <w:rPr>
          <w:ins w:id="392" w:author="Kenneth" w:date="2019-09-12T18:12:00Z"/>
          <w:rFonts w:ascii="Times New Roman" w:hAnsi="Times New Roman" w:cs="Times New Roman"/>
          <w:sz w:val="24"/>
          <w:szCs w:val="24"/>
        </w:rPr>
        <w:pPrChange w:id="393" w:author="Kenneth" w:date="2019-09-12T18:12:00Z">
          <w:pPr>
            <w:widowControl w:val="0"/>
            <w:autoSpaceDE w:val="0"/>
            <w:autoSpaceDN w:val="0"/>
            <w:adjustRightInd w:val="0"/>
            <w:spacing w:after="0"/>
          </w:pPr>
        </w:pPrChange>
      </w:pPr>
      <w:ins w:id="394" w:author="Kenneth" w:date="2019-09-12T18:12:00Z">
        <w:r>
          <w:rPr>
            <w:rFonts w:ascii="Times New Roman" w:hAnsi="Times New Roman" w:cs="Times New Roman"/>
            <w:sz w:val="24"/>
            <w:szCs w:val="24"/>
          </w:rPr>
          <w:t>Nakagawa Shinichi, Johnson Paul C. D., Schielzeth Holger, 2017. The coefficient of determination R2 and intra-class correlation coefficient from generalized linear mixed-effects models revisited and expanded. Journal of The Royal Society Interface 14, 20170213. https://doi.org/10.1098/rsif.2017.0213</w:t>
        </w:r>
      </w:ins>
    </w:p>
    <w:p w14:paraId="4885B62F" w14:textId="77777777" w:rsidR="00C0299E" w:rsidRDefault="00C0299E">
      <w:pPr>
        <w:pStyle w:val="Bibliographie"/>
        <w:rPr>
          <w:ins w:id="395" w:author="Kenneth" w:date="2019-09-12T18:12:00Z"/>
          <w:rFonts w:ascii="Times New Roman" w:hAnsi="Times New Roman" w:cs="Times New Roman"/>
          <w:sz w:val="24"/>
          <w:szCs w:val="24"/>
        </w:rPr>
        <w:pPrChange w:id="396" w:author="Kenneth" w:date="2019-09-12T18:12:00Z">
          <w:pPr>
            <w:widowControl w:val="0"/>
            <w:autoSpaceDE w:val="0"/>
            <w:autoSpaceDN w:val="0"/>
            <w:adjustRightInd w:val="0"/>
            <w:spacing w:after="0"/>
          </w:pPr>
        </w:pPrChange>
      </w:pPr>
      <w:ins w:id="397" w:author="Kenneth" w:date="2019-09-12T18:12:00Z">
        <w:r>
          <w:rPr>
            <w:rFonts w:ascii="Times New Roman" w:hAnsi="Times New Roman" w:cs="Times New Roman"/>
            <w:sz w:val="24"/>
            <w:szCs w:val="24"/>
          </w:rPr>
          <w:t>Neumann, C., Duboscq, J., Dubuc, C., Ginting, A., Irwan, A.M., Agil, M., Widdig, A., Engelhardt, A., 2011. Assessing dominance hierarchies: validation and advantages of progressive evaluation with Elo-rating. Animal Behaviour 82, 911–921. https://doi.org/10.1016/j.anbehav.2011.07.016</w:t>
        </w:r>
      </w:ins>
    </w:p>
    <w:p w14:paraId="4CAB023D" w14:textId="77777777" w:rsidR="00C0299E" w:rsidRDefault="00C0299E">
      <w:pPr>
        <w:pStyle w:val="Bibliographie"/>
        <w:rPr>
          <w:ins w:id="398" w:author="Kenneth" w:date="2019-09-12T18:12:00Z"/>
          <w:rFonts w:ascii="Times New Roman" w:hAnsi="Times New Roman" w:cs="Times New Roman"/>
          <w:sz w:val="24"/>
          <w:szCs w:val="24"/>
        </w:rPr>
        <w:pPrChange w:id="399" w:author="Kenneth" w:date="2019-09-12T18:12:00Z">
          <w:pPr>
            <w:widowControl w:val="0"/>
            <w:autoSpaceDE w:val="0"/>
            <w:autoSpaceDN w:val="0"/>
            <w:adjustRightInd w:val="0"/>
            <w:spacing w:after="0"/>
          </w:pPr>
        </w:pPrChange>
      </w:pPr>
      <w:ins w:id="400" w:author="Kenneth" w:date="2019-09-12T18:12:00Z">
        <w:r>
          <w:rPr>
            <w:rFonts w:ascii="Times New Roman" w:hAnsi="Times New Roman" w:cs="Times New Roman"/>
            <w:sz w:val="24"/>
            <w:szCs w:val="24"/>
          </w:rPr>
          <w:t>Newman, M.E.J., 2018. Estimating network structure from unreliable measurements. Physical Review E 98. https://doi.org/10.1103/PhysRevE.98.062321</w:t>
        </w:r>
      </w:ins>
    </w:p>
    <w:p w14:paraId="5781BDD8" w14:textId="77777777" w:rsidR="00C0299E" w:rsidRDefault="00C0299E">
      <w:pPr>
        <w:pStyle w:val="Bibliographie"/>
        <w:rPr>
          <w:ins w:id="401" w:author="Kenneth" w:date="2019-09-12T18:12:00Z"/>
          <w:rFonts w:ascii="Times New Roman" w:hAnsi="Times New Roman" w:cs="Times New Roman"/>
          <w:sz w:val="24"/>
          <w:szCs w:val="24"/>
        </w:rPr>
        <w:pPrChange w:id="402" w:author="Kenneth" w:date="2019-09-12T18:12:00Z">
          <w:pPr>
            <w:widowControl w:val="0"/>
            <w:autoSpaceDE w:val="0"/>
            <w:autoSpaceDN w:val="0"/>
            <w:adjustRightInd w:val="0"/>
            <w:spacing w:after="0"/>
          </w:pPr>
        </w:pPrChange>
      </w:pPr>
      <w:ins w:id="403" w:author="Kenneth" w:date="2019-09-12T18:12:00Z">
        <w:r>
          <w:rPr>
            <w:rFonts w:ascii="Times New Roman" w:hAnsi="Times New Roman" w:cs="Times New Roman"/>
            <w:sz w:val="24"/>
            <w:szCs w:val="24"/>
          </w:rPr>
          <w:t>Newman, M.E.J., 2006. Modularity and community structure in networks. Proceedings of the National Academy of Sciences 103, 8577–8582. https://doi.org/10.1073/pnas.0601602103</w:t>
        </w:r>
      </w:ins>
    </w:p>
    <w:p w14:paraId="275CDF96" w14:textId="77777777" w:rsidR="00C0299E" w:rsidRDefault="00C0299E">
      <w:pPr>
        <w:pStyle w:val="Bibliographie"/>
        <w:rPr>
          <w:ins w:id="404" w:author="Kenneth" w:date="2019-09-12T18:12:00Z"/>
          <w:rFonts w:ascii="Times New Roman" w:hAnsi="Times New Roman" w:cs="Times New Roman"/>
          <w:sz w:val="24"/>
          <w:szCs w:val="24"/>
        </w:rPr>
        <w:pPrChange w:id="405" w:author="Kenneth" w:date="2019-09-12T18:12:00Z">
          <w:pPr>
            <w:widowControl w:val="0"/>
            <w:autoSpaceDE w:val="0"/>
            <w:autoSpaceDN w:val="0"/>
            <w:adjustRightInd w:val="0"/>
            <w:spacing w:after="0"/>
          </w:pPr>
        </w:pPrChange>
      </w:pPr>
      <w:ins w:id="406" w:author="Kenneth" w:date="2019-09-12T18:12:00Z">
        <w:r>
          <w:rPr>
            <w:rFonts w:ascii="Times New Roman" w:hAnsi="Times New Roman" w:cs="Times New Roman"/>
            <w:sz w:val="24"/>
            <w:szCs w:val="24"/>
          </w:rPr>
          <w:t>Newman, M.E.J., 2004. Analysis of weighted networks. Phys. Rev. E 70, 056131. https://doi.org/10.1103/PhysRevE.70.056131</w:t>
        </w:r>
      </w:ins>
    </w:p>
    <w:p w14:paraId="30FA4859" w14:textId="77777777" w:rsidR="00C0299E" w:rsidRDefault="00C0299E">
      <w:pPr>
        <w:pStyle w:val="Bibliographie"/>
        <w:rPr>
          <w:ins w:id="407" w:author="Kenneth" w:date="2019-09-12T18:12:00Z"/>
          <w:rFonts w:ascii="Times New Roman" w:hAnsi="Times New Roman" w:cs="Times New Roman"/>
          <w:sz w:val="24"/>
          <w:szCs w:val="24"/>
        </w:rPr>
        <w:pPrChange w:id="408" w:author="Kenneth" w:date="2019-09-12T18:12:00Z">
          <w:pPr>
            <w:widowControl w:val="0"/>
            <w:autoSpaceDE w:val="0"/>
            <w:autoSpaceDN w:val="0"/>
            <w:adjustRightInd w:val="0"/>
            <w:spacing w:after="0"/>
          </w:pPr>
        </w:pPrChange>
      </w:pPr>
      <w:ins w:id="409" w:author="Kenneth" w:date="2019-09-12T18:12:00Z">
        <w:r>
          <w:rPr>
            <w:rFonts w:ascii="Times New Roman" w:hAnsi="Times New Roman" w:cs="Times New Roman"/>
            <w:sz w:val="24"/>
            <w:szCs w:val="24"/>
          </w:rPr>
          <w:lastRenderedPageBreak/>
          <w:t>Newman, M.E.J., Girvan, M., 2004. Finding and evaluating community structure in networks. Phys. Rev. E 69, 026113. https://doi.org/10.1103/PhysRevE.69.026113</w:t>
        </w:r>
      </w:ins>
    </w:p>
    <w:p w14:paraId="0CB6436B" w14:textId="77777777" w:rsidR="00C0299E" w:rsidRDefault="00C0299E">
      <w:pPr>
        <w:pStyle w:val="Bibliographie"/>
        <w:rPr>
          <w:ins w:id="410" w:author="Kenneth" w:date="2019-09-12T18:12:00Z"/>
          <w:rFonts w:ascii="Times New Roman" w:hAnsi="Times New Roman" w:cs="Times New Roman"/>
          <w:sz w:val="24"/>
          <w:szCs w:val="24"/>
        </w:rPr>
        <w:pPrChange w:id="411" w:author="Kenneth" w:date="2019-09-12T18:12:00Z">
          <w:pPr>
            <w:widowControl w:val="0"/>
            <w:autoSpaceDE w:val="0"/>
            <w:autoSpaceDN w:val="0"/>
            <w:adjustRightInd w:val="0"/>
            <w:spacing w:after="0"/>
          </w:pPr>
        </w:pPrChange>
      </w:pPr>
      <w:ins w:id="412" w:author="Kenneth" w:date="2019-09-12T18:12:00Z">
        <w:r>
          <w:rPr>
            <w:rFonts w:ascii="Times New Roman" w:hAnsi="Times New Roman" w:cs="Times New Roman"/>
            <w:sz w:val="24"/>
            <w:szCs w:val="24"/>
          </w:rPr>
          <w:t>Noble, J., Davy, S., Franks, D.W., 2004. Eﬀects of the topology of social networks on information transmission, in: From Animals to Animats 8: Proceedings of the Seventh [i.e. Eighth] International Conference on Simulation of Adaptive Behavior. MIT Press, p. 10.</w:t>
        </w:r>
      </w:ins>
    </w:p>
    <w:p w14:paraId="4745257B" w14:textId="77777777" w:rsidR="00C0299E" w:rsidRDefault="00C0299E">
      <w:pPr>
        <w:pStyle w:val="Bibliographie"/>
        <w:rPr>
          <w:ins w:id="413" w:author="Kenneth" w:date="2019-09-12T18:12:00Z"/>
          <w:rFonts w:ascii="Times New Roman" w:hAnsi="Times New Roman" w:cs="Times New Roman"/>
          <w:sz w:val="24"/>
          <w:szCs w:val="24"/>
        </w:rPr>
        <w:pPrChange w:id="414" w:author="Kenneth" w:date="2019-09-12T18:12:00Z">
          <w:pPr>
            <w:widowControl w:val="0"/>
            <w:autoSpaceDE w:val="0"/>
            <w:autoSpaceDN w:val="0"/>
            <w:adjustRightInd w:val="0"/>
            <w:spacing w:after="0"/>
          </w:pPr>
        </w:pPrChange>
      </w:pPr>
      <w:ins w:id="415" w:author="Kenneth" w:date="2019-09-12T18:12:00Z">
        <w:r>
          <w:rPr>
            <w:rFonts w:ascii="Times New Roman" w:hAnsi="Times New Roman" w:cs="Times New Roman"/>
            <w:sz w:val="24"/>
            <w:szCs w:val="24"/>
          </w:rPr>
          <w:t>Pavlopoulos, G.A., Secrier, M., Moschopoulos, C.N., Soldatos, T.G., Kossida, S., Aerts, J., Schneider, R., Bagos, P.G., 2011. Using graph theory to analyze biological networks. BioData Mining 4, 10. https://doi.org/10.1186/1756-0381-4-10</w:t>
        </w:r>
      </w:ins>
    </w:p>
    <w:p w14:paraId="42BBAFB5" w14:textId="77777777" w:rsidR="00C0299E" w:rsidRDefault="00C0299E">
      <w:pPr>
        <w:pStyle w:val="Bibliographie"/>
        <w:rPr>
          <w:ins w:id="416" w:author="Kenneth" w:date="2019-09-12T18:12:00Z"/>
          <w:rFonts w:ascii="Times New Roman" w:hAnsi="Times New Roman" w:cs="Times New Roman"/>
          <w:sz w:val="24"/>
          <w:szCs w:val="24"/>
        </w:rPr>
        <w:pPrChange w:id="417" w:author="Kenneth" w:date="2019-09-12T18:12:00Z">
          <w:pPr>
            <w:widowControl w:val="0"/>
            <w:autoSpaceDE w:val="0"/>
            <w:autoSpaceDN w:val="0"/>
            <w:adjustRightInd w:val="0"/>
            <w:spacing w:after="0"/>
          </w:pPr>
        </w:pPrChange>
      </w:pPr>
      <w:ins w:id="418" w:author="Kenneth" w:date="2019-09-12T18:12:00Z">
        <w:r>
          <w:rPr>
            <w:rFonts w:ascii="Times New Roman" w:hAnsi="Times New Roman" w:cs="Times New Roman"/>
            <w:sz w:val="24"/>
            <w:szCs w:val="24"/>
          </w:rPr>
          <w:t>Pedersen, A.B., Jones, K.E., Nunn, C.L., Altizer, S., 2007. Infectious Diseases and Extinction Risk in Wild Mammals. Conservation Biology 21, 1269–1279. https://doi.org/10.1111/j.1523-1739.2007.00776.x</w:t>
        </w:r>
      </w:ins>
    </w:p>
    <w:p w14:paraId="35508C4B" w14:textId="77777777" w:rsidR="00C0299E" w:rsidRDefault="00C0299E">
      <w:pPr>
        <w:pStyle w:val="Bibliographie"/>
        <w:rPr>
          <w:ins w:id="419" w:author="Kenneth" w:date="2019-09-12T18:12:00Z"/>
          <w:rFonts w:ascii="Times New Roman" w:hAnsi="Times New Roman" w:cs="Times New Roman"/>
          <w:sz w:val="24"/>
          <w:szCs w:val="24"/>
        </w:rPr>
        <w:pPrChange w:id="420" w:author="Kenneth" w:date="2019-09-12T18:12:00Z">
          <w:pPr>
            <w:widowControl w:val="0"/>
            <w:autoSpaceDE w:val="0"/>
            <w:autoSpaceDN w:val="0"/>
            <w:adjustRightInd w:val="0"/>
            <w:spacing w:after="0"/>
          </w:pPr>
        </w:pPrChange>
      </w:pPr>
      <w:ins w:id="421" w:author="Kenneth" w:date="2019-09-12T18:12:00Z">
        <w:r>
          <w:rPr>
            <w:rFonts w:ascii="Times New Roman" w:hAnsi="Times New Roman" w:cs="Times New Roman"/>
            <w:sz w:val="24"/>
            <w:szCs w:val="24"/>
          </w:rPr>
          <w:t>Peixoto, T.P., 2018. Reconstructing Networks with Unknown and Heterogeneous Errors. Phys. Rev. X 8, 041011. https://doi.org/10.1103/PhysRevX.8.041011</w:t>
        </w:r>
      </w:ins>
    </w:p>
    <w:p w14:paraId="6E22F568" w14:textId="77777777" w:rsidR="00C0299E" w:rsidRDefault="00C0299E">
      <w:pPr>
        <w:pStyle w:val="Bibliographie"/>
        <w:rPr>
          <w:ins w:id="422" w:author="Kenneth" w:date="2019-09-12T18:12:00Z"/>
          <w:rFonts w:ascii="Times New Roman" w:hAnsi="Times New Roman" w:cs="Times New Roman"/>
          <w:sz w:val="24"/>
          <w:szCs w:val="24"/>
        </w:rPr>
        <w:pPrChange w:id="423" w:author="Kenneth" w:date="2019-09-12T18:12:00Z">
          <w:pPr>
            <w:widowControl w:val="0"/>
            <w:autoSpaceDE w:val="0"/>
            <w:autoSpaceDN w:val="0"/>
            <w:adjustRightInd w:val="0"/>
            <w:spacing w:after="0"/>
          </w:pPr>
        </w:pPrChange>
      </w:pPr>
      <w:ins w:id="424" w:author="Kenneth" w:date="2019-09-12T18:12:00Z">
        <w:r>
          <w:rPr>
            <w:rFonts w:ascii="Times New Roman" w:hAnsi="Times New Roman" w:cs="Times New Roman"/>
            <w:sz w:val="24"/>
            <w:szCs w:val="24"/>
          </w:rPr>
          <w:t>Perkins, S.E., Cagnacci, F., Stradiotto, A., Arnoldi, D., Hudson, P.J., 2015. Comparison of social networks derived from ecological data: implications for inferring infectious disease dynamics. Journal of Animal Ecology 1015–1022. https://doi.org/10.1111/j.1365-2656.2009.01557.x@10.1111/(ISSN)1365-2656.SocialNetworkAnalysis</w:t>
        </w:r>
      </w:ins>
    </w:p>
    <w:p w14:paraId="4E2D80A8" w14:textId="77777777" w:rsidR="00C0299E" w:rsidRDefault="00C0299E">
      <w:pPr>
        <w:pStyle w:val="Bibliographie"/>
        <w:rPr>
          <w:ins w:id="425" w:author="Kenneth" w:date="2019-09-12T18:12:00Z"/>
          <w:rFonts w:ascii="Times New Roman" w:hAnsi="Times New Roman" w:cs="Times New Roman"/>
          <w:sz w:val="24"/>
          <w:szCs w:val="24"/>
        </w:rPr>
        <w:pPrChange w:id="426" w:author="Kenneth" w:date="2019-09-12T18:12:00Z">
          <w:pPr>
            <w:widowControl w:val="0"/>
            <w:autoSpaceDE w:val="0"/>
            <w:autoSpaceDN w:val="0"/>
            <w:adjustRightInd w:val="0"/>
            <w:spacing w:after="0"/>
          </w:pPr>
        </w:pPrChange>
      </w:pPr>
      <w:ins w:id="427" w:author="Kenneth" w:date="2019-09-12T18:12:00Z">
        <w:r>
          <w:rPr>
            <w:rFonts w:ascii="Times New Roman" w:hAnsi="Times New Roman" w:cs="Times New Roman"/>
            <w:sz w:val="24"/>
            <w:szCs w:val="24"/>
          </w:rPr>
          <w:t>Perreault, C., 2010. A note on reconstructing animal social networks from independent small-group observations. Animal Behaviour 80, 551–562. https://doi.org/10.1016/j.anbehav.2010.06.020</w:t>
        </w:r>
      </w:ins>
    </w:p>
    <w:p w14:paraId="42AD79D5" w14:textId="77777777" w:rsidR="00C0299E" w:rsidRDefault="00C0299E">
      <w:pPr>
        <w:pStyle w:val="Bibliographie"/>
        <w:rPr>
          <w:ins w:id="428" w:author="Kenneth" w:date="2019-09-12T18:12:00Z"/>
          <w:rFonts w:ascii="Times New Roman" w:hAnsi="Times New Roman" w:cs="Times New Roman"/>
          <w:sz w:val="24"/>
          <w:szCs w:val="24"/>
        </w:rPr>
        <w:pPrChange w:id="429" w:author="Kenneth" w:date="2019-09-12T18:12:00Z">
          <w:pPr>
            <w:widowControl w:val="0"/>
            <w:autoSpaceDE w:val="0"/>
            <w:autoSpaceDN w:val="0"/>
            <w:adjustRightInd w:val="0"/>
            <w:spacing w:after="0"/>
          </w:pPr>
        </w:pPrChange>
      </w:pPr>
      <w:ins w:id="430" w:author="Kenneth" w:date="2019-09-12T18:12:00Z">
        <w:r>
          <w:rPr>
            <w:rFonts w:ascii="Times New Roman" w:hAnsi="Times New Roman" w:cs="Times New Roman"/>
            <w:sz w:val="24"/>
            <w:szCs w:val="24"/>
          </w:rPr>
          <w:t>Prado, F., Sheih, A., West, J.D., Kerr, B., 2009. Coevolutionary cycling of host sociality and pathogen virulence in contact networks. Journal of Theoretical Biology 261, 561–569. https://doi.org/10.1016/j.jtbi.2009.08.022</w:t>
        </w:r>
      </w:ins>
    </w:p>
    <w:p w14:paraId="1427C130" w14:textId="77777777" w:rsidR="00C0299E" w:rsidRDefault="00C0299E">
      <w:pPr>
        <w:pStyle w:val="Bibliographie"/>
        <w:rPr>
          <w:ins w:id="431" w:author="Kenneth" w:date="2019-09-12T18:12:00Z"/>
          <w:rFonts w:ascii="Times New Roman" w:hAnsi="Times New Roman" w:cs="Times New Roman"/>
          <w:sz w:val="24"/>
          <w:szCs w:val="24"/>
        </w:rPr>
        <w:pPrChange w:id="432" w:author="Kenneth" w:date="2019-09-12T18:12:00Z">
          <w:pPr>
            <w:widowControl w:val="0"/>
            <w:autoSpaceDE w:val="0"/>
            <w:autoSpaceDN w:val="0"/>
            <w:adjustRightInd w:val="0"/>
            <w:spacing w:after="0"/>
          </w:pPr>
        </w:pPrChange>
      </w:pPr>
      <w:ins w:id="433" w:author="Kenneth" w:date="2019-09-12T18:12:00Z">
        <w:r>
          <w:rPr>
            <w:rFonts w:ascii="Times New Roman" w:hAnsi="Times New Roman" w:cs="Times New Roman"/>
            <w:sz w:val="24"/>
            <w:szCs w:val="24"/>
          </w:rPr>
          <w:t>Proulx, S., Promislow, D., Phillips, P., 2005. Network thinking in ecology and evolution. Trends in Ecology &amp; Evolution 20, 345–353. https://doi.org/10.1016/j.tree.2005.04.004</w:t>
        </w:r>
      </w:ins>
    </w:p>
    <w:p w14:paraId="542B1BFD" w14:textId="77777777" w:rsidR="00C0299E" w:rsidRDefault="00C0299E">
      <w:pPr>
        <w:pStyle w:val="Bibliographie"/>
        <w:rPr>
          <w:ins w:id="434" w:author="Kenneth" w:date="2019-09-12T18:12:00Z"/>
          <w:rFonts w:ascii="Times New Roman" w:hAnsi="Times New Roman" w:cs="Times New Roman"/>
          <w:sz w:val="24"/>
          <w:szCs w:val="24"/>
        </w:rPr>
        <w:pPrChange w:id="435" w:author="Kenneth" w:date="2019-09-12T18:12:00Z">
          <w:pPr>
            <w:widowControl w:val="0"/>
            <w:autoSpaceDE w:val="0"/>
            <w:autoSpaceDN w:val="0"/>
            <w:adjustRightInd w:val="0"/>
            <w:spacing w:after="0"/>
          </w:pPr>
        </w:pPrChange>
      </w:pPr>
      <w:ins w:id="436" w:author="Kenneth" w:date="2019-09-12T18:12:00Z">
        <w:r>
          <w:rPr>
            <w:rFonts w:ascii="Times New Roman" w:hAnsi="Times New Roman" w:cs="Times New Roman"/>
            <w:sz w:val="24"/>
            <w:szCs w:val="24"/>
          </w:rPr>
          <w:t>Psorakis, I., Voelkl, B., Garroway, C.J., Radersma, R., Aplin, L.M., Crates, R.A., Culina, A., Farine, D.R., Firth, J.A., Hinde, C.A., Kidd, L.R., Milligan, N.D., Roberts, S.J., Verhelst, B., Sheldon, B.C., 2015. Inferring social structure from temporal data. Behav Ecol Sociobiol 69, 857–866. https://doi.org/10.1007/s00265-015-1906-0</w:t>
        </w:r>
      </w:ins>
    </w:p>
    <w:p w14:paraId="14DD92AD" w14:textId="77777777" w:rsidR="00C0299E" w:rsidRDefault="00C0299E">
      <w:pPr>
        <w:pStyle w:val="Bibliographie"/>
        <w:rPr>
          <w:ins w:id="437" w:author="Kenneth" w:date="2019-09-12T18:12:00Z"/>
          <w:rFonts w:ascii="Times New Roman" w:hAnsi="Times New Roman" w:cs="Times New Roman"/>
          <w:sz w:val="24"/>
          <w:szCs w:val="24"/>
        </w:rPr>
        <w:pPrChange w:id="438" w:author="Kenneth" w:date="2019-09-12T18:12:00Z">
          <w:pPr>
            <w:widowControl w:val="0"/>
            <w:autoSpaceDE w:val="0"/>
            <w:autoSpaceDN w:val="0"/>
            <w:adjustRightInd w:val="0"/>
            <w:spacing w:after="0"/>
          </w:pPr>
        </w:pPrChange>
      </w:pPr>
      <w:ins w:id="439" w:author="Kenneth" w:date="2019-09-12T18:12:00Z">
        <w:r>
          <w:rPr>
            <w:rFonts w:ascii="Times New Roman" w:hAnsi="Times New Roman" w:cs="Times New Roman"/>
            <w:sz w:val="24"/>
            <w:szCs w:val="24"/>
          </w:rPr>
          <w:t>R Core Team, 2019. R: A Language and Environment for Statistical Computing. R Foundation for Statistical Computing, Vienna, Austria.</w:t>
        </w:r>
      </w:ins>
    </w:p>
    <w:p w14:paraId="1350C18E" w14:textId="77777777" w:rsidR="00C0299E" w:rsidRDefault="00C0299E">
      <w:pPr>
        <w:pStyle w:val="Bibliographie"/>
        <w:rPr>
          <w:ins w:id="440" w:author="Kenneth" w:date="2019-09-12T18:12:00Z"/>
          <w:rFonts w:ascii="Times New Roman" w:hAnsi="Times New Roman" w:cs="Times New Roman"/>
          <w:sz w:val="24"/>
          <w:szCs w:val="24"/>
        </w:rPr>
        <w:pPrChange w:id="441" w:author="Kenneth" w:date="2019-09-12T18:12:00Z">
          <w:pPr>
            <w:widowControl w:val="0"/>
            <w:autoSpaceDE w:val="0"/>
            <w:autoSpaceDN w:val="0"/>
            <w:adjustRightInd w:val="0"/>
            <w:spacing w:after="0"/>
          </w:pPr>
        </w:pPrChange>
      </w:pPr>
      <w:ins w:id="442" w:author="Kenneth" w:date="2019-09-12T18:12:00Z">
        <w:r>
          <w:rPr>
            <w:rFonts w:ascii="Times New Roman" w:hAnsi="Times New Roman" w:cs="Times New Roman"/>
            <w:sz w:val="24"/>
            <w:szCs w:val="24"/>
          </w:rPr>
          <w:t>Romano, V., Duboscq, J., Sarabian, C., Thomas, E., Sueur, C., MacIntosh, A.J.J., 2016. Modeling infection transmission in primate networks to predict centrality-based risk: Individual Centrality and Infection Flow. Am. J. Primatol. 78, 767–779. https://doi.org/10.1002/ajp.22542</w:t>
        </w:r>
      </w:ins>
    </w:p>
    <w:p w14:paraId="1C1E1BBC" w14:textId="77777777" w:rsidR="00C0299E" w:rsidRDefault="00C0299E">
      <w:pPr>
        <w:pStyle w:val="Bibliographie"/>
        <w:rPr>
          <w:ins w:id="443" w:author="Kenneth" w:date="2019-09-12T18:12:00Z"/>
          <w:rFonts w:ascii="Times New Roman" w:hAnsi="Times New Roman" w:cs="Times New Roman"/>
          <w:sz w:val="24"/>
          <w:szCs w:val="24"/>
        </w:rPr>
        <w:pPrChange w:id="444" w:author="Kenneth" w:date="2019-09-12T18:12:00Z">
          <w:pPr>
            <w:widowControl w:val="0"/>
            <w:autoSpaceDE w:val="0"/>
            <w:autoSpaceDN w:val="0"/>
            <w:adjustRightInd w:val="0"/>
            <w:spacing w:after="0"/>
          </w:pPr>
        </w:pPrChange>
      </w:pPr>
      <w:ins w:id="445" w:author="Kenneth" w:date="2019-09-12T18:12:00Z">
        <w:r>
          <w:rPr>
            <w:rFonts w:ascii="Times New Roman" w:hAnsi="Times New Roman" w:cs="Times New Roman"/>
            <w:sz w:val="24"/>
            <w:szCs w:val="24"/>
          </w:rPr>
          <w:t>Sah, P., Mann, J., Bansal, S., 2018. Disease implications of animal social network structure: A synthesis across social systems. J Anim Ecol 87, 546–558. https://doi.org/10.1111/1365-2656.12786</w:t>
        </w:r>
      </w:ins>
    </w:p>
    <w:p w14:paraId="4A1AC926" w14:textId="77777777" w:rsidR="00C0299E" w:rsidRDefault="00C0299E">
      <w:pPr>
        <w:pStyle w:val="Bibliographie"/>
        <w:rPr>
          <w:ins w:id="446" w:author="Kenneth" w:date="2019-09-12T18:12:00Z"/>
          <w:rFonts w:ascii="Times New Roman" w:hAnsi="Times New Roman" w:cs="Times New Roman"/>
          <w:sz w:val="24"/>
          <w:szCs w:val="24"/>
        </w:rPr>
        <w:pPrChange w:id="447" w:author="Kenneth" w:date="2019-09-12T18:12:00Z">
          <w:pPr>
            <w:widowControl w:val="0"/>
            <w:autoSpaceDE w:val="0"/>
            <w:autoSpaceDN w:val="0"/>
            <w:adjustRightInd w:val="0"/>
            <w:spacing w:after="0"/>
          </w:pPr>
        </w:pPrChange>
      </w:pPr>
      <w:ins w:id="448" w:author="Kenneth" w:date="2019-09-12T18:12:00Z">
        <w:r>
          <w:rPr>
            <w:rFonts w:ascii="Times New Roman" w:hAnsi="Times New Roman" w:cs="Times New Roman"/>
            <w:sz w:val="24"/>
            <w:szCs w:val="24"/>
          </w:rPr>
          <w:t>Sarabian, C., MacIntosh, A.J.J., 2015. Hygienic tendencies correlate with low geohelminth infection in free-ranging macaques. Biology Letters 11, 20150757. https://doi.org/10.1098/rsbl.2015.0757</w:t>
        </w:r>
      </w:ins>
    </w:p>
    <w:p w14:paraId="00A38615" w14:textId="77777777" w:rsidR="00C0299E" w:rsidRDefault="00C0299E">
      <w:pPr>
        <w:pStyle w:val="Bibliographie"/>
        <w:rPr>
          <w:ins w:id="449" w:author="Kenneth" w:date="2019-09-12T18:12:00Z"/>
          <w:rFonts w:ascii="Times New Roman" w:hAnsi="Times New Roman" w:cs="Times New Roman"/>
          <w:sz w:val="24"/>
          <w:szCs w:val="24"/>
        </w:rPr>
        <w:pPrChange w:id="450" w:author="Kenneth" w:date="2019-09-12T18:12:00Z">
          <w:pPr>
            <w:widowControl w:val="0"/>
            <w:autoSpaceDE w:val="0"/>
            <w:autoSpaceDN w:val="0"/>
            <w:adjustRightInd w:val="0"/>
            <w:spacing w:after="0"/>
          </w:pPr>
        </w:pPrChange>
      </w:pPr>
      <w:ins w:id="451" w:author="Kenneth" w:date="2019-09-12T18:12:00Z">
        <w:r>
          <w:rPr>
            <w:rFonts w:ascii="Times New Roman" w:hAnsi="Times New Roman" w:cs="Times New Roman"/>
            <w:sz w:val="24"/>
            <w:szCs w:val="24"/>
          </w:rPr>
          <w:t>Shinde, P., Jalan, S., 2015. A multilayer protein-protein interaction network analysis of different life stages in Caenorhabditis elegans. EPL 112, 58001. https://doi.org/10.1209/0295-5075/112/58001</w:t>
        </w:r>
      </w:ins>
    </w:p>
    <w:p w14:paraId="1C5B8DDA" w14:textId="77777777" w:rsidR="00C0299E" w:rsidRDefault="00C0299E">
      <w:pPr>
        <w:pStyle w:val="Bibliographie"/>
        <w:rPr>
          <w:ins w:id="452" w:author="Kenneth" w:date="2019-09-12T18:12:00Z"/>
          <w:rFonts w:ascii="Times New Roman" w:hAnsi="Times New Roman" w:cs="Times New Roman"/>
          <w:sz w:val="24"/>
          <w:szCs w:val="24"/>
        </w:rPr>
        <w:pPrChange w:id="453" w:author="Kenneth" w:date="2019-09-12T18:12:00Z">
          <w:pPr>
            <w:widowControl w:val="0"/>
            <w:autoSpaceDE w:val="0"/>
            <w:autoSpaceDN w:val="0"/>
            <w:adjustRightInd w:val="0"/>
            <w:spacing w:after="0"/>
          </w:pPr>
        </w:pPrChange>
      </w:pPr>
      <w:ins w:id="454" w:author="Kenneth" w:date="2019-09-12T18:12:00Z">
        <w:r>
          <w:rPr>
            <w:rFonts w:ascii="Times New Roman" w:hAnsi="Times New Roman" w:cs="Times New Roman"/>
            <w:sz w:val="24"/>
            <w:szCs w:val="24"/>
          </w:rPr>
          <w:t>Shore, J., Lubin, B., 2015. Spectral goodness of fit for network models. Social Networks 43, 16–27. https://doi.org/10.1016/j.socnet.2015.04.004</w:t>
        </w:r>
      </w:ins>
    </w:p>
    <w:p w14:paraId="7F5D9CD7" w14:textId="77777777" w:rsidR="00C0299E" w:rsidRDefault="00C0299E">
      <w:pPr>
        <w:pStyle w:val="Bibliographie"/>
        <w:rPr>
          <w:ins w:id="455" w:author="Kenneth" w:date="2019-09-12T18:12:00Z"/>
          <w:rFonts w:ascii="Times New Roman" w:hAnsi="Times New Roman" w:cs="Times New Roman"/>
          <w:sz w:val="24"/>
          <w:szCs w:val="24"/>
        </w:rPr>
        <w:pPrChange w:id="456" w:author="Kenneth" w:date="2019-09-12T18:12:00Z">
          <w:pPr>
            <w:widowControl w:val="0"/>
            <w:autoSpaceDE w:val="0"/>
            <w:autoSpaceDN w:val="0"/>
            <w:adjustRightInd w:val="0"/>
            <w:spacing w:after="0"/>
          </w:pPr>
        </w:pPrChange>
      </w:pPr>
      <w:ins w:id="457" w:author="Kenneth" w:date="2019-09-12T18:12:00Z">
        <w:r>
          <w:rPr>
            <w:rFonts w:ascii="Times New Roman" w:hAnsi="Times New Roman" w:cs="Times New Roman"/>
            <w:sz w:val="24"/>
            <w:szCs w:val="24"/>
          </w:rPr>
          <w:lastRenderedPageBreak/>
          <w:t>Silk, M.J., Croft, D.P., Delahay, R.J., Hodgson, D.J., Boots, M., Weber, N., McDonald, R.A., 2017. Using Social Network Measures in Wildlife Disease Ecology, Epidemiology, and Management. BioScience 67, 245–257. https://doi.org/10.1093/biosci/biw175</w:t>
        </w:r>
      </w:ins>
    </w:p>
    <w:p w14:paraId="4556D5BC" w14:textId="77777777" w:rsidR="00C0299E" w:rsidRDefault="00C0299E">
      <w:pPr>
        <w:pStyle w:val="Bibliographie"/>
        <w:rPr>
          <w:ins w:id="458" w:author="Kenneth" w:date="2019-09-12T18:12:00Z"/>
          <w:rFonts w:ascii="Times New Roman" w:hAnsi="Times New Roman" w:cs="Times New Roman"/>
          <w:sz w:val="24"/>
          <w:szCs w:val="24"/>
        </w:rPr>
        <w:pPrChange w:id="459" w:author="Kenneth" w:date="2019-09-12T18:12:00Z">
          <w:pPr>
            <w:widowControl w:val="0"/>
            <w:autoSpaceDE w:val="0"/>
            <w:autoSpaceDN w:val="0"/>
            <w:adjustRightInd w:val="0"/>
            <w:spacing w:after="0"/>
          </w:pPr>
        </w:pPrChange>
      </w:pPr>
      <w:ins w:id="460" w:author="Kenneth" w:date="2019-09-12T18:12:00Z">
        <w:r>
          <w:rPr>
            <w:rFonts w:ascii="Times New Roman" w:hAnsi="Times New Roman" w:cs="Times New Roman"/>
            <w:sz w:val="24"/>
            <w:szCs w:val="24"/>
          </w:rPr>
          <w:t>Singh, L., Bienenstock, E.J., Mann, J., 2010. Perspectives on Social Network Analysis for Observational Scientific Data, in: Furht, B. (Ed.), Handbook of Social Network Technologies and Applications. Springer US, Boston, MA, pp. 147–168. https://doi.org/10.1007/978-1-4419-7142-5_7</w:t>
        </w:r>
      </w:ins>
    </w:p>
    <w:p w14:paraId="2F5265A4" w14:textId="77777777" w:rsidR="00C0299E" w:rsidRDefault="00C0299E">
      <w:pPr>
        <w:pStyle w:val="Bibliographie"/>
        <w:rPr>
          <w:ins w:id="461" w:author="Kenneth" w:date="2019-09-12T18:12:00Z"/>
          <w:rFonts w:ascii="Times New Roman" w:hAnsi="Times New Roman" w:cs="Times New Roman"/>
          <w:sz w:val="24"/>
          <w:szCs w:val="24"/>
        </w:rPr>
        <w:pPrChange w:id="462" w:author="Kenneth" w:date="2019-09-12T18:12:00Z">
          <w:pPr>
            <w:widowControl w:val="0"/>
            <w:autoSpaceDE w:val="0"/>
            <w:autoSpaceDN w:val="0"/>
            <w:adjustRightInd w:val="0"/>
            <w:spacing w:after="0"/>
          </w:pPr>
        </w:pPrChange>
      </w:pPr>
      <w:ins w:id="463" w:author="Kenneth" w:date="2019-09-12T18:12:00Z">
        <w:r>
          <w:rPr>
            <w:rFonts w:ascii="Times New Roman" w:hAnsi="Times New Roman" w:cs="Times New Roman"/>
            <w:sz w:val="24"/>
            <w:szCs w:val="24"/>
          </w:rPr>
          <w:t>Smith, K.F., Sax, D.F., Lafferty, K.D., 2006. Evidence for the Role of Infectious Disease in Species Extinction and Endangerment. Conservation Biology 20, 1349–1357. https://doi.org/10.1111/j.1523-1739.2006.00524.x</w:t>
        </w:r>
      </w:ins>
    </w:p>
    <w:p w14:paraId="0711FDFA" w14:textId="77777777" w:rsidR="00C0299E" w:rsidRDefault="00C0299E">
      <w:pPr>
        <w:pStyle w:val="Bibliographie"/>
        <w:rPr>
          <w:ins w:id="464" w:author="Kenneth" w:date="2019-09-12T18:12:00Z"/>
          <w:rFonts w:ascii="Times New Roman" w:hAnsi="Times New Roman" w:cs="Times New Roman"/>
          <w:sz w:val="24"/>
          <w:szCs w:val="24"/>
        </w:rPr>
        <w:pPrChange w:id="465" w:author="Kenneth" w:date="2019-09-12T18:12:00Z">
          <w:pPr>
            <w:widowControl w:val="0"/>
            <w:autoSpaceDE w:val="0"/>
            <w:autoSpaceDN w:val="0"/>
            <w:adjustRightInd w:val="0"/>
            <w:spacing w:after="0"/>
          </w:pPr>
        </w:pPrChange>
      </w:pPr>
      <w:ins w:id="466" w:author="Kenneth" w:date="2019-09-12T18:12:00Z">
        <w:r>
          <w:rPr>
            <w:rFonts w:ascii="Times New Roman" w:hAnsi="Times New Roman" w:cs="Times New Roman"/>
            <w:sz w:val="24"/>
            <w:szCs w:val="24"/>
          </w:rPr>
          <w:t>Snijders, L., Blumstein, D.T., Stanley, C.R., Franks, D.W., 2017. Animal Social Network Theory Can Help Wildlife Conservation. Trends in Ecology &amp; Evolution 32, 567–577. https://doi.org/10.1016/j.tree.2017.05.005</w:t>
        </w:r>
      </w:ins>
    </w:p>
    <w:p w14:paraId="5849188A" w14:textId="77777777" w:rsidR="00C0299E" w:rsidRDefault="00C0299E">
      <w:pPr>
        <w:pStyle w:val="Bibliographie"/>
        <w:rPr>
          <w:ins w:id="467" w:author="Kenneth" w:date="2019-09-12T18:12:00Z"/>
          <w:rFonts w:ascii="Times New Roman" w:hAnsi="Times New Roman" w:cs="Times New Roman"/>
          <w:sz w:val="24"/>
          <w:szCs w:val="24"/>
        </w:rPr>
        <w:pPrChange w:id="468" w:author="Kenneth" w:date="2019-09-12T18:12:00Z">
          <w:pPr>
            <w:widowControl w:val="0"/>
            <w:autoSpaceDE w:val="0"/>
            <w:autoSpaceDN w:val="0"/>
            <w:adjustRightInd w:val="0"/>
            <w:spacing w:after="0"/>
          </w:pPr>
        </w:pPrChange>
      </w:pPr>
      <w:ins w:id="469" w:author="Kenneth" w:date="2019-09-12T18:12:00Z">
        <w:r>
          <w:rPr>
            <w:rFonts w:ascii="Times New Roman" w:hAnsi="Times New Roman" w:cs="Times New Roman"/>
            <w:sz w:val="24"/>
            <w:szCs w:val="24"/>
          </w:rPr>
          <w:t>Snijders, T.A., Borgatti, S.P., 1999. Non-parametric standard errors and tests for network statistics. Connections 22, 161–170.</w:t>
        </w:r>
      </w:ins>
    </w:p>
    <w:p w14:paraId="073F533B" w14:textId="77777777" w:rsidR="00C0299E" w:rsidRPr="00DE0F11" w:rsidRDefault="00C0299E">
      <w:pPr>
        <w:pStyle w:val="Bibliographie"/>
        <w:rPr>
          <w:ins w:id="470" w:author="Kenneth" w:date="2019-09-12T18:12:00Z"/>
          <w:rFonts w:ascii="Times New Roman" w:hAnsi="Times New Roman" w:cs="Times New Roman"/>
          <w:sz w:val="24"/>
          <w:szCs w:val="24"/>
          <w:lang w:val="fr-FR"/>
          <w:rPrChange w:id="471" w:author="Kenneth" w:date="2020-04-02T10:52:00Z">
            <w:rPr>
              <w:ins w:id="472" w:author="Kenneth" w:date="2019-09-12T18:12:00Z"/>
              <w:rFonts w:ascii="Times New Roman" w:hAnsi="Times New Roman" w:cs="Times New Roman"/>
              <w:sz w:val="24"/>
              <w:szCs w:val="24"/>
            </w:rPr>
          </w:rPrChange>
        </w:rPr>
        <w:pPrChange w:id="473" w:author="Kenneth" w:date="2019-09-12T18:12:00Z">
          <w:pPr>
            <w:widowControl w:val="0"/>
            <w:autoSpaceDE w:val="0"/>
            <w:autoSpaceDN w:val="0"/>
            <w:adjustRightInd w:val="0"/>
            <w:spacing w:after="0"/>
          </w:pPr>
        </w:pPrChange>
      </w:pPr>
      <w:ins w:id="474" w:author="Kenneth" w:date="2019-09-12T18:12:00Z">
        <w:r>
          <w:rPr>
            <w:rFonts w:ascii="Times New Roman" w:hAnsi="Times New Roman" w:cs="Times New Roman"/>
            <w:sz w:val="24"/>
            <w:szCs w:val="24"/>
          </w:rPr>
          <w:t xml:space="preserve">Snijders, T.A.B., 2011. Statistical Models for Social Networks. </w:t>
        </w:r>
        <w:r w:rsidRPr="00DE0F11">
          <w:rPr>
            <w:rFonts w:ascii="Times New Roman" w:hAnsi="Times New Roman" w:cs="Times New Roman"/>
            <w:sz w:val="24"/>
            <w:szCs w:val="24"/>
            <w:lang w:val="fr-FR"/>
            <w:rPrChange w:id="475" w:author="Kenneth" w:date="2020-04-02T10:52:00Z">
              <w:rPr>
                <w:rFonts w:ascii="Times New Roman" w:hAnsi="Times New Roman" w:cs="Times New Roman"/>
                <w:sz w:val="24"/>
                <w:szCs w:val="24"/>
              </w:rPr>
            </w:rPrChange>
          </w:rPr>
          <w:t>Annu. Rev. Sociol. 37, 131–153. https://doi.org/10.1146/annurev.soc.012809.102709</w:t>
        </w:r>
      </w:ins>
    </w:p>
    <w:p w14:paraId="2368C3E5" w14:textId="77777777" w:rsidR="00C0299E" w:rsidRDefault="00C0299E">
      <w:pPr>
        <w:pStyle w:val="Bibliographie"/>
        <w:rPr>
          <w:ins w:id="476" w:author="Kenneth" w:date="2019-09-12T18:12:00Z"/>
          <w:rFonts w:ascii="Times New Roman" w:hAnsi="Times New Roman" w:cs="Times New Roman"/>
          <w:sz w:val="24"/>
          <w:szCs w:val="24"/>
        </w:rPr>
        <w:pPrChange w:id="477" w:author="Kenneth" w:date="2019-09-12T18:12:00Z">
          <w:pPr>
            <w:widowControl w:val="0"/>
            <w:autoSpaceDE w:val="0"/>
            <w:autoSpaceDN w:val="0"/>
            <w:adjustRightInd w:val="0"/>
            <w:spacing w:after="0"/>
          </w:pPr>
        </w:pPrChange>
      </w:pPr>
      <w:ins w:id="478" w:author="Kenneth" w:date="2019-09-12T18:12:00Z">
        <w:r w:rsidRPr="00DE0F11">
          <w:rPr>
            <w:rFonts w:ascii="Times New Roman" w:hAnsi="Times New Roman" w:cs="Times New Roman"/>
            <w:sz w:val="24"/>
            <w:szCs w:val="24"/>
            <w:lang w:val="fr-FR"/>
            <w:rPrChange w:id="479" w:author="Kenneth" w:date="2020-04-02T10:52:00Z">
              <w:rPr>
                <w:rFonts w:ascii="Times New Roman" w:hAnsi="Times New Roman" w:cs="Times New Roman"/>
                <w:sz w:val="24"/>
                <w:szCs w:val="24"/>
              </w:rPr>
            </w:rPrChange>
          </w:rPr>
          <w:t xml:space="preserve">Sueur, C., Jacobs, A., Amblard, F., Petit, O., King, A.J., 2011a. </w:t>
        </w:r>
        <w:r>
          <w:rPr>
            <w:rFonts w:ascii="Times New Roman" w:hAnsi="Times New Roman" w:cs="Times New Roman"/>
            <w:sz w:val="24"/>
            <w:szCs w:val="24"/>
          </w:rPr>
          <w:t>How can social network analysis improve the study of primate behavior? Am. J. Primatol. 73, 703–719. https://doi.org/10.1002/ajp.20915</w:t>
        </w:r>
      </w:ins>
    </w:p>
    <w:p w14:paraId="052FEA48" w14:textId="77777777" w:rsidR="00C0299E" w:rsidRDefault="00C0299E">
      <w:pPr>
        <w:pStyle w:val="Bibliographie"/>
        <w:rPr>
          <w:ins w:id="480" w:author="Kenneth" w:date="2019-09-12T18:12:00Z"/>
          <w:rFonts w:ascii="Times New Roman" w:hAnsi="Times New Roman" w:cs="Times New Roman"/>
          <w:sz w:val="24"/>
          <w:szCs w:val="24"/>
        </w:rPr>
        <w:pPrChange w:id="481" w:author="Kenneth" w:date="2019-09-12T18:12:00Z">
          <w:pPr>
            <w:widowControl w:val="0"/>
            <w:autoSpaceDE w:val="0"/>
            <w:autoSpaceDN w:val="0"/>
            <w:adjustRightInd w:val="0"/>
            <w:spacing w:after="0"/>
          </w:pPr>
        </w:pPrChange>
      </w:pPr>
      <w:ins w:id="482" w:author="Kenneth" w:date="2019-09-12T18:12:00Z">
        <w:r>
          <w:rPr>
            <w:rFonts w:ascii="Times New Roman" w:hAnsi="Times New Roman" w:cs="Times New Roman"/>
            <w:sz w:val="24"/>
            <w:szCs w:val="24"/>
          </w:rPr>
          <w:t>Sueur, C., Petit, O., De Marco, A., Jacobs, A.T., Watanabe, K., Thierry, B., 2011b. A comparative network analysis of social style in macaques. Animal Behaviour 82, 845–852.</w:t>
        </w:r>
      </w:ins>
    </w:p>
    <w:p w14:paraId="1A3B8794" w14:textId="77777777" w:rsidR="00C0299E" w:rsidRDefault="00C0299E">
      <w:pPr>
        <w:pStyle w:val="Bibliographie"/>
        <w:rPr>
          <w:ins w:id="483" w:author="Kenneth" w:date="2019-09-12T18:12:00Z"/>
          <w:rFonts w:ascii="Times New Roman" w:hAnsi="Times New Roman" w:cs="Times New Roman"/>
          <w:sz w:val="24"/>
          <w:szCs w:val="24"/>
        </w:rPr>
        <w:pPrChange w:id="484" w:author="Kenneth" w:date="2019-09-12T18:12:00Z">
          <w:pPr>
            <w:widowControl w:val="0"/>
            <w:autoSpaceDE w:val="0"/>
            <w:autoSpaceDN w:val="0"/>
            <w:adjustRightInd w:val="0"/>
            <w:spacing w:after="0"/>
          </w:pPr>
        </w:pPrChange>
      </w:pPr>
      <w:ins w:id="485" w:author="Kenneth" w:date="2019-09-12T18:12:00Z">
        <w:r>
          <w:rPr>
            <w:rFonts w:ascii="Times New Roman" w:hAnsi="Times New Roman" w:cs="Times New Roman"/>
            <w:sz w:val="24"/>
            <w:szCs w:val="24"/>
          </w:rPr>
          <w:t>Sundaresan, S.R., Fischhoff, I.R., Dushoff, J., 2009. Avoiding spurious findings of nonrandom social structure in association data. Animal Behaviour 77, 1381–1385. https://doi.org/10.1016/j.anbehav.2009.01.021</w:t>
        </w:r>
      </w:ins>
    </w:p>
    <w:p w14:paraId="78CCEDD0" w14:textId="77777777" w:rsidR="00C0299E" w:rsidRDefault="00C0299E">
      <w:pPr>
        <w:pStyle w:val="Bibliographie"/>
        <w:rPr>
          <w:ins w:id="486" w:author="Kenneth" w:date="2019-09-12T18:12:00Z"/>
          <w:rFonts w:ascii="Times New Roman" w:hAnsi="Times New Roman" w:cs="Times New Roman"/>
          <w:sz w:val="24"/>
          <w:szCs w:val="24"/>
        </w:rPr>
        <w:pPrChange w:id="487" w:author="Kenneth" w:date="2019-09-12T18:12:00Z">
          <w:pPr>
            <w:widowControl w:val="0"/>
            <w:autoSpaceDE w:val="0"/>
            <w:autoSpaceDN w:val="0"/>
            <w:adjustRightInd w:val="0"/>
            <w:spacing w:after="0"/>
          </w:pPr>
        </w:pPrChange>
      </w:pPr>
      <w:ins w:id="488" w:author="Kenneth" w:date="2019-09-12T18:12:00Z">
        <w:r>
          <w:rPr>
            <w:rFonts w:ascii="Times New Roman" w:hAnsi="Times New Roman" w:cs="Times New Roman"/>
            <w:sz w:val="24"/>
            <w:szCs w:val="24"/>
          </w:rPr>
          <w:t>Sundaresan, S.R., Fischhoff, I.R., Dushoff, J., Rubenstein, D.I., 2007. Network metrics reveal differences in social organization between two fission–fusion species, Grevy’s zebra and onager. Oecologia 151, 140–149. https://doi.org/10.1007/s00442-006-0553-6</w:t>
        </w:r>
      </w:ins>
    </w:p>
    <w:p w14:paraId="68CC357A" w14:textId="77777777" w:rsidR="00C0299E" w:rsidRDefault="00C0299E">
      <w:pPr>
        <w:pStyle w:val="Bibliographie"/>
        <w:rPr>
          <w:ins w:id="489" w:author="Kenneth" w:date="2019-09-12T18:12:00Z"/>
          <w:rFonts w:ascii="Times New Roman" w:hAnsi="Times New Roman" w:cs="Times New Roman"/>
          <w:sz w:val="24"/>
          <w:szCs w:val="24"/>
        </w:rPr>
        <w:pPrChange w:id="490" w:author="Kenneth" w:date="2019-09-12T18:12:00Z">
          <w:pPr>
            <w:widowControl w:val="0"/>
            <w:autoSpaceDE w:val="0"/>
            <w:autoSpaceDN w:val="0"/>
            <w:adjustRightInd w:val="0"/>
            <w:spacing w:after="0"/>
          </w:pPr>
        </w:pPrChange>
      </w:pPr>
      <w:ins w:id="491" w:author="Kenneth" w:date="2019-09-12T18:12:00Z">
        <w:r>
          <w:rPr>
            <w:rFonts w:ascii="Times New Roman" w:hAnsi="Times New Roman" w:cs="Times New Roman"/>
            <w:sz w:val="24"/>
            <w:szCs w:val="24"/>
          </w:rPr>
          <w:t>Teixeira, F., Derudder, B., 2018. SKYNET: An R package for generating air passenger networks for urban studies. Urban Studies 0042098018803258. https://doi.org/10.1177/0042098018803258</w:t>
        </w:r>
      </w:ins>
    </w:p>
    <w:p w14:paraId="7D2C7F54" w14:textId="77777777" w:rsidR="00C0299E" w:rsidRDefault="00C0299E">
      <w:pPr>
        <w:pStyle w:val="Bibliographie"/>
        <w:rPr>
          <w:ins w:id="492" w:author="Kenneth" w:date="2019-09-12T18:12:00Z"/>
          <w:rFonts w:ascii="Times New Roman" w:hAnsi="Times New Roman" w:cs="Times New Roman"/>
          <w:sz w:val="24"/>
          <w:szCs w:val="24"/>
        </w:rPr>
        <w:pPrChange w:id="493" w:author="Kenneth" w:date="2019-09-12T18:12:00Z">
          <w:pPr>
            <w:widowControl w:val="0"/>
            <w:autoSpaceDE w:val="0"/>
            <w:autoSpaceDN w:val="0"/>
            <w:adjustRightInd w:val="0"/>
            <w:spacing w:after="0"/>
          </w:pPr>
        </w:pPrChange>
      </w:pPr>
      <w:ins w:id="494" w:author="Kenneth" w:date="2019-09-12T18:12:00Z">
        <w:r>
          <w:rPr>
            <w:rFonts w:ascii="Times New Roman" w:hAnsi="Times New Roman" w:cs="Times New Roman"/>
            <w:sz w:val="24"/>
            <w:szCs w:val="24"/>
          </w:rPr>
          <w:t>Thierry, B., Singh, M., Kaumanns, W., 2004. Macaque societies: a model for the study of social organization. Cambridge University Press.</w:t>
        </w:r>
      </w:ins>
    </w:p>
    <w:p w14:paraId="2F1DBCF1" w14:textId="77777777" w:rsidR="00C0299E" w:rsidRDefault="00C0299E">
      <w:pPr>
        <w:pStyle w:val="Bibliographie"/>
        <w:rPr>
          <w:ins w:id="495" w:author="Kenneth" w:date="2019-09-12T18:12:00Z"/>
          <w:rFonts w:ascii="Times New Roman" w:hAnsi="Times New Roman" w:cs="Times New Roman"/>
          <w:sz w:val="24"/>
          <w:szCs w:val="24"/>
        </w:rPr>
        <w:pPrChange w:id="496" w:author="Kenneth" w:date="2019-09-12T18:12:00Z">
          <w:pPr>
            <w:widowControl w:val="0"/>
            <w:autoSpaceDE w:val="0"/>
            <w:autoSpaceDN w:val="0"/>
            <w:adjustRightInd w:val="0"/>
            <w:spacing w:after="0"/>
          </w:pPr>
        </w:pPrChange>
      </w:pPr>
      <w:ins w:id="497" w:author="Kenneth" w:date="2019-09-12T18:12:00Z">
        <w:r>
          <w:rPr>
            <w:rFonts w:ascii="Times New Roman" w:hAnsi="Times New Roman" w:cs="Times New Roman"/>
            <w:sz w:val="24"/>
            <w:szCs w:val="24"/>
          </w:rPr>
          <w:t>Thomas, A., Cannings, R., Monk, N.A.M., Cannings, C., 2003. On the structure of protein–protein interaction networks. Biochm. Soc. Trans. 31, 1491–1496. https://doi.org/10.1042/bst0311491</w:t>
        </w:r>
      </w:ins>
    </w:p>
    <w:p w14:paraId="22E6341B" w14:textId="77777777" w:rsidR="00C0299E" w:rsidRDefault="00C0299E">
      <w:pPr>
        <w:pStyle w:val="Bibliographie"/>
        <w:rPr>
          <w:ins w:id="498" w:author="Kenneth" w:date="2019-09-12T18:12:00Z"/>
          <w:rFonts w:ascii="Times New Roman" w:hAnsi="Times New Roman" w:cs="Times New Roman"/>
          <w:sz w:val="24"/>
          <w:szCs w:val="24"/>
        </w:rPr>
        <w:pPrChange w:id="499" w:author="Kenneth" w:date="2019-09-12T18:12:00Z">
          <w:pPr>
            <w:widowControl w:val="0"/>
            <w:autoSpaceDE w:val="0"/>
            <w:autoSpaceDN w:val="0"/>
            <w:adjustRightInd w:val="0"/>
            <w:spacing w:after="0"/>
          </w:pPr>
        </w:pPrChange>
      </w:pPr>
      <w:ins w:id="500" w:author="Kenneth" w:date="2019-09-12T18:12:00Z">
        <w:r>
          <w:rPr>
            <w:rFonts w:ascii="Times New Roman" w:hAnsi="Times New Roman" w:cs="Times New Roman"/>
            <w:sz w:val="24"/>
            <w:szCs w:val="24"/>
          </w:rPr>
          <w:t>Vázquez, D.P., Morris, W.F., Jordano, P., 2005. Interaction frequency as a surrogate for the total effect of animal mutualists on plants. Ecology Letters 8, 1088–1094. https://doi.org/10.1111/j.1461-0248.2005.00810.x</w:t>
        </w:r>
      </w:ins>
    </w:p>
    <w:p w14:paraId="7469BF61" w14:textId="77777777" w:rsidR="00C0299E" w:rsidRDefault="00C0299E">
      <w:pPr>
        <w:pStyle w:val="Bibliographie"/>
        <w:rPr>
          <w:ins w:id="501" w:author="Kenneth" w:date="2019-09-12T18:12:00Z"/>
          <w:rFonts w:ascii="Times New Roman" w:hAnsi="Times New Roman" w:cs="Times New Roman"/>
          <w:sz w:val="24"/>
          <w:szCs w:val="24"/>
        </w:rPr>
        <w:pPrChange w:id="502" w:author="Kenneth" w:date="2019-09-12T18:12:00Z">
          <w:pPr>
            <w:widowControl w:val="0"/>
            <w:autoSpaceDE w:val="0"/>
            <w:autoSpaceDN w:val="0"/>
            <w:adjustRightInd w:val="0"/>
            <w:spacing w:after="0"/>
          </w:pPr>
        </w:pPrChange>
      </w:pPr>
      <w:ins w:id="503" w:author="Kenneth" w:date="2019-09-12T18:12:00Z">
        <w:r>
          <w:rPr>
            <w:rFonts w:ascii="Times New Roman" w:hAnsi="Times New Roman" w:cs="Times New Roman"/>
            <w:sz w:val="24"/>
            <w:szCs w:val="24"/>
          </w:rPr>
          <w:t>Wey, T., Blumstein, D.T., Shen, W., Jordán, F., 2008a. Social network analysis of animal behaviour: a promising tool for the study of sociality. Animal Behaviour 75, 333–344. https://doi.org/10.1016/j.anbehav.2007.06.020</w:t>
        </w:r>
      </w:ins>
    </w:p>
    <w:p w14:paraId="17DFE8B2" w14:textId="77777777" w:rsidR="00C0299E" w:rsidRDefault="00C0299E">
      <w:pPr>
        <w:pStyle w:val="Bibliographie"/>
        <w:rPr>
          <w:ins w:id="504" w:author="Kenneth" w:date="2019-09-12T18:12:00Z"/>
          <w:rFonts w:ascii="Times New Roman" w:hAnsi="Times New Roman" w:cs="Times New Roman"/>
          <w:sz w:val="24"/>
          <w:szCs w:val="24"/>
        </w:rPr>
        <w:pPrChange w:id="505" w:author="Kenneth" w:date="2019-09-12T18:12:00Z">
          <w:pPr>
            <w:widowControl w:val="0"/>
            <w:autoSpaceDE w:val="0"/>
            <w:autoSpaceDN w:val="0"/>
            <w:adjustRightInd w:val="0"/>
            <w:spacing w:after="0"/>
          </w:pPr>
        </w:pPrChange>
      </w:pPr>
      <w:ins w:id="506" w:author="Kenneth" w:date="2019-09-12T18:12:00Z">
        <w:r>
          <w:rPr>
            <w:rFonts w:ascii="Times New Roman" w:hAnsi="Times New Roman" w:cs="Times New Roman"/>
            <w:sz w:val="24"/>
            <w:szCs w:val="24"/>
          </w:rPr>
          <w:t>Wey, T., Blumstein, D.T., Shen, W., Jordán, F., 2008b. Social network analysis of animal behaviour: a promising tool for the study of sociality. Animal Behaviour 75, 333–344. https://doi.org/10.1016/j.anbehav.2007.06.020</w:t>
        </w:r>
      </w:ins>
    </w:p>
    <w:p w14:paraId="03EEC345" w14:textId="77777777" w:rsidR="00C0299E" w:rsidRDefault="00C0299E">
      <w:pPr>
        <w:pStyle w:val="Bibliographie"/>
        <w:rPr>
          <w:ins w:id="507" w:author="Kenneth" w:date="2019-09-12T18:12:00Z"/>
          <w:rFonts w:ascii="Times New Roman" w:hAnsi="Times New Roman" w:cs="Times New Roman"/>
          <w:sz w:val="24"/>
          <w:szCs w:val="24"/>
        </w:rPr>
        <w:pPrChange w:id="508" w:author="Kenneth" w:date="2019-09-12T18:12:00Z">
          <w:pPr>
            <w:widowControl w:val="0"/>
            <w:autoSpaceDE w:val="0"/>
            <w:autoSpaceDN w:val="0"/>
            <w:adjustRightInd w:val="0"/>
            <w:spacing w:after="0"/>
          </w:pPr>
        </w:pPrChange>
      </w:pPr>
      <w:ins w:id="509" w:author="Kenneth" w:date="2019-09-12T18:12:00Z">
        <w:r>
          <w:rPr>
            <w:rFonts w:ascii="Times New Roman" w:hAnsi="Times New Roman" w:cs="Times New Roman"/>
            <w:sz w:val="24"/>
            <w:szCs w:val="24"/>
          </w:rPr>
          <w:t>Whitehead, H., 2008. Analyzing animal societies: quantitative methods for vertebrate social analysis. University of Chicago Press.</w:t>
        </w:r>
      </w:ins>
    </w:p>
    <w:p w14:paraId="79C5CFEE" w14:textId="77777777" w:rsidR="00C0299E" w:rsidRDefault="00C0299E">
      <w:pPr>
        <w:pStyle w:val="Bibliographie"/>
        <w:rPr>
          <w:ins w:id="510" w:author="Kenneth" w:date="2019-09-12T18:12:00Z"/>
          <w:rFonts w:ascii="Times New Roman" w:hAnsi="Times New Roman" w:cs="Times New Roman"/>
          <w:sz w:val="24"/>
          <w:szCs w:val="24"/>
        </w:rPr>
        <w:pPrChange w:id="511" w:author="Kenneth" w:date="2019-09-12T18:12:00Z">
          <w:pPr>
            <w:widowControl w:val="0"/>
            <w:autoSpaceDE w:val="0"/>
            <w:autoSpaceDN w:val="0"/>
            <w:adjustRightInd w:val="0"/>
            <w:spacing w:after="0"/>
          </w:pPr>
        </w:pPrChange>
      </w:pPr>
      <w:ins w:id="512" w:author="Kenneth" w:date="2019-09-12T18:12:00Z">
        <w:r>
          <w:rPr>
            <w:rFonts w:ascii="Times New Roman" w:hAnsi="Times New Roman" w:cs="Times New Roman"/>
            <w:sz w:val="24"/>
            <w:szCs w:val="24"/>
          </w:rPr>
          <w:t>WHO, 2016. GHO: Causes of death [WWW Document]. WHO. URL http://apps.who.int/gho/data/node.main.GHECOD?lang=en (accessed 5.30.16).</w:t>
        </w:r>
      </w:ins>
    </w:p>
    <w:p w14:paraId="34C6E18F" w14:textId="77777777" w:rsidR="00C0299E" w:rsidRDefault="00C0299E">
      <w:pPr>
        <w:pStyle w:val="Bibliographie"/>
        <w:rPr>
          <w:ins w:id="513" w:author="Kenneth" w:date="2019-09-12T18:12:00Z"/>
          <w:rFonts w:ascii="Times New Roman" w:hAnsi="Times New Roman" w:cs="Times New Roman"/>
          <w:sz w:val="24"/>
          <w:szCs w:val="24"/>
        </w:rPr>
        <w:pPrChange w:id="514" w:author="Kenneth" w:date="2019-09-12T18:12:00Z">
          <w:pPr>
            <w:widowControl w:val="0"/>
            <w:autoSpaceDE w:val="0"/>
            <w:autoSpaceDN w:val="0"/>
            <w:adjustRightInd w:val="0"/>
            <w:spacing w:after="0"/>
          </w:pPr>
        </w:pPrChange>
      </w:pPr>
      <w:ins w:id="515" w:author="Kenneth" w:date="2019-09-12T18:12:00Z">
        <w:r>
          <w:rPr>
            <w:rFonts w:ascii="Times New Roman" w:hAnsi="Times New Roman" w:cs="Times New Roman"/>
            <w:sz w:val="24"/>
            <w:szCs w:val="24"/>
          </w:rPr>
          <w:lastRenderedPageBreak/>
          <w:t>Zengler, K., Zaramela, L.S., 2018. The social network of microorganisms — how auxotrophies shape complex communities. Nat Rev Microbiol 16, 383–390. https://doi.org/10.1038/s41579-018-0004-5</w:t>
        </w:r>
      </w:ins>
    </w:p>
    <w:p w14:paraId="544A43FB" w14:textId="31C57B89" w:rsidR="00ED37B7" w:rsidDel="00C0299E" w:rsidRDefault="00ED37B7" w:rsidP="00ED37B7">
      <w:pPr>
        <w:pStyle w:val="Bibliographie"/>
        <w:rPr>
          <w:del w:id="516" w:author="Kenneth" w:date="2019-09-12T18:12:00Z"/>
          <w:rFonts w:ascii="Times New Roman" w:hAnsi="Times New Roman" w:cs="Times New Roman"/>
          <w:sz w:val="24"/>
          <w:szCs w:val="24"/>
        </w:rPr>
      </w:pPr>
      <w:del w:id="517" w:author="Kenneth" w:date="2019-09-12T18:12:00Z">
        <w:r w:rsidDel="00C0299E">
          <w:rPr>
            <w:rFonts w:ascii="Times New Roman" w:hAnsi="Times New Roman" w:cs="Times New Roman"/>
            <w:sz w:val="24"/>
            <w:szCs w:val="24"/>
          </w:rPr>
          <w:delText>Bao, D., You, K., Lin, L., 2018. Network Distance Based on Laplacian Flows on Graphs. arXiv:1810.02906 [cs, stat].</w:delText>
        </w:r>
      </w:del>
    </w:p>
    <w:p w14:paraId="401ED9C9" w14:textId="2801394A" w:rsidR="00ED37B7" w:rsidDel="00C0299E" w:rsidRDefault="00ED37B7" w:rsidP="00ED37B7">
      <w:pPr>
        <w:pStyle w:val="Bibliographie"/>
        <w:rPr>
          <w:del w:id="518" w:author="Kenneth" w:date="2019-09-12T18:12:00Z"/>
          <w:rFonts w:ascii="Times New Roman" w:hAnsi="Times New Roman" w:cs="Times New Roman"/>
          <w:sz w:val="24"/>
          <w:szCs w:val="24"/>
        </w:rPr>
      </w:pPr>
      <w:del w:id="519" w:author="Kenneth" w:date="2019-09-12T18:12:00Z">
        <w:r w:rsidDel="00C0299E">
          <w:rPr>
            <w:rFonts w:ascii="Times New Roman" w:hAnsi="Times New Roman" w:cs="Times New Roman"/>
            <w:sz w:val="24"/>
            <w:szCs w:val="24"/>
          </w:rPr>
          <w:delText>Barrat, A., Barthelemy, M., Pastor-Satorras, R., Vespignani, A., 2004. The architecture of complex weighted networks. Proceedings of the National Academy of Sciences 101, 3747–3752. https://doi.org/10.1073/pnas.0400087101</w:delText>
        </w:r>
      </w:del>
    </w:p>
    <w:p w14:paraId="7A95D98B" w14:textId="7AA6B259" w:rsidR="00ED37B7" w:rsidDel="00C0299E" w:rsidRDefault="00ED37B7" w:rsidP="00ED37B7">
      <w:pPr>
        <w:pStyle w:val="Bibliographie"/>
        <w:rPr>
          <w:del w:id="520" w:author="Kenneth" w:date="2019-09-12T18:12:00Z"/>
          <w:rFonts w:ascii="Times New Roman" w:hAnsi="Times New Roman" w:cs="Times New Roman"/>
          <w:sz w:val="24"/>
          <w:szCs w:val="24"/>
        </w:rPr>
      </w:pPr>
      <w:del w:id="521" w:author="Kenneth" w:date="2019-09-12T18:12:00Z">
        <w:r w:rsidDel="00C0299E">
          <w:rPr>
            <w:rFonts w:ascii="Times New Roman" w:hAnsi="Times New Roman" w:cs="Times New Roman"/>
            <w:sz w:val="24"/>
            <w:szCs w:val="24"/>
          </w:rPr>
          <w:delText xml:space="preserve">Blonder, B., Wey, T.W., Dornhaus, A., James, R., Sih, A., 2012. Temporal dynamics and network analysis: </w:delText>
        </w:r>
        <w:r w:rsidDel="00C0299E">
          <w:rPr>
            <w:rFonts w:ascii="Times New Roman" w:hAnsi="Times New Roman" w:cs="Times New Roman"/>
            <w:i/>
            <w:iCs/>
            <w:sz w:val="24"/>
            <w:szCs w:val="24"/>
          </w:rPr>
          <w:delText>Temporal dynamics and network analysis</w:delText>
        </w:r>
        <w:r w:rsidDel="00C0299E">
          <w:rPr>
            <w:rFonts w:ascii="Times New Roman" w:hAnsi="Times New Roman" w:cs="Times New Roman"/>
            <w:sz w:val="24"/>
            <w:szCs w:val="24"/>
          </w:rPr>
          <w:delText>. Methods in Ecology and Evolution 3, 958–972. https://doi.org/10.1111/j.2041-210X.2012.00236.x</w:delText>
        </w:r>
      </w:del>
    </w:p>
    <w:p w14:paraId="61C7AE6B" w14:textId="6814FC09" w:rsidR="00ED37B7" w:rsidDel="00C0299E" w:rsidRDefault="00ED37B7" w:rsidP="00ED37B7">
      <w:pPr>
        <w:pStyle w:val="Bibliographie"/>
        <w:rPr>
          <w:del w:id="522" w:author="Kenneth" w:date="2019-09-12T18:12:00Z"/>
          <w:rFonts w:ascii="Times New Roman" w:hAnsi="Times New Roman" w:cs="Times New Roman"/>
          <w:sz w:val="24"/>
          <w:szCs w:val="24"/>
        </w:rPr>
      </w:pPr>
      <w:del w:id="523" w:author="Kenneth" w:date="2019-09-12T18:12:00Z">
        <w:r w:rsidDel="00C0299E">
          <w:rPr>
            <w:rFonts w:ascii="Times New Roman" w:hAnsi="Times New Roman" w:cs="Times New Roman"/>
            <w:sz w:val="24"/>
            <w:szCs w:val="24"/>
          </w:rPr>
          <w:delText>Boccaletti, S., Latora, V., Moreno, Y., Chavez, M., Hwang, D., 2006. Complex networks: Structure and dynamics. Physics Reports 424, 175–308. https://doi.org/10.1016/j.physrep.2005.10.009</w:delText>
        </w:r>
      </w:del>
    </w:p>
    <w:p w14:paraId="447B21B4" w14:textId="4A702BDF" w:rsidR="00ED37B7" w:rsidDel="00C0299E" w:rsidRDefault="00ED37B7" w:rsidP="00ED37B7">
      <w:pPr>
        <w:pStyle w:val="Bibliographie"/>
        <w:rPr>
          <w:del w:id="524" w:author="Kenneth" w:date="2019-09-12T18:12:00Z"/>
          <w:rFonts w:ascii="Times New Roman" w:hAnsi="Times New Roman" w:cs="Times New Roman"/>
          <w:sz w:val="24"/>
          <w:szCs w:val="24"/>
        </w:rPr>
      </w:pPr>
      <w:del w:id="525" w:author="Kenneth" w:date="2019-09-12T18:12:00Z">
        <w:r w:rsidDel="00C0299E">
          <w:rPr>
            <w:rFonts w:ascii="Times New Roman" w:hAnsi="Times New Roman" w:cs="Times New Roman"/>
            <w:sz w:val="24"/>
            <w:szCs w:val="24"/>
          </w:rPr>
          <w:delText>Borgatti, S.P., 2005. Centrality and network flow. Social Networks 27, 55–71. https://doi.org/10.1016/j.socnet.2004.11.008</w:delText>
        </w:r>
      </w:del>
    </w:p>
    <w:p w14:paraId="42C8C045" w14:textId="2FEAB39C" w:rsidR="00ED37B7" w:rsidDel="00C0299E" w:rsidRDefault="00ED37B7" w:rsidP="00ED37B7">
      <w:pPr>
        <w:pStyle w:val="Bibliographie"/>
        <w:rPr>
          <w:del w:id="526" w:author="Kenneth" w:date="2019-09-12T18:12:00Z"/>
          <w:rFonts w:ascii="Times New Roman" w:hAnsi="Times New Roman" w:cs="Times New Roman"/>
          <w:sz w:val="24"/>
          <w:szCs w:val="24"/>
        </w:rPr>
      </w:pPr>
      <w:del w:id="527" w:author="Kenneth" w:date="2019-09-12T18:12:00Z">
        <w:r w:rsidDel="00C0299E">
          <w:rPr>
            <w:rFonts w:ascii="Times New Roman" w:hAnsi="Times New Roman" w:cs="Times New Roman"/>
            <w:sz w:val="24"/>
            <w:szCs w:val="24"/>
          </w:rPr>
          <w:delText>Borgatti, S.P., Brass, D.J., Halgin, D.S., 2014. Social Network Research: Confusions, Criticisms, and Controversies, in: Brass, D.J., Labianca, G. (JOE), Mehra, A., Halgin, D.S., Borgatti, S.P. (Eds.), Research in the Sociology of Organizations. Emerald Group Publishing Limited, pp. 1–29. https://doi.org/10.1108/S0733-558X(2014)0000040001</w:delText>
        </w:r>
      </w:del>
    </w:p>
    <w:p w14:paraId="2A84F4A7" w14:textId="49059F43" w:rsidR="00ED37B7" w:rsidDel="00C0299E" w:rsidRDefault="00ED37B7" w:rsidP="00ED37B7">
      <w:pPr>
        <w:pStyle w:val="Bibliographie"/>
        <w:rPr>
          <w:del w:id="528" w:author="Kenneth" w:date="2019-09-12T18:12:00Z"/>
          <w:rFonts w:ascii="Times New Roman" w:hAnsi="Times New Roman" w:cs="Times New Roman"/>
          <w:sz w:val="24"/>
          <w:szCs w:val="24"/>
        </w:rPr>
      </w:pPr>
      <w:del w:id="529" w:author="Kenneth" w:date="2019-09-12T18:12:00Z">
        <w:r w:rsidDel="00C0299E">
          <w:rPr>
            <w:rFonts w:ascii="Times New Roman" w:hAnsi="Times New Roman" w:cs="Times New Roman"/>
            <w:sz w:val="24"/>
            <w:szCs w:val="24"/>
          </w:rPr>
          <w:delText>Borgatti, S.P., Carley, K.M., Krackhardt, D., 2006. On the robustness of centrality measures under conditions of imperfect data. Social Networks 28, 124–136. https://doi.org/10.1016/j.socnet.2005.05.001</w:delText>
        </w:r>
      </w:del>
    </w:p>
    <w:p w14:paraId="49AA7F7D" w14:textId="77BBB869" w:rsidR="00ED37B7" w:rsidDel="00C0299E" w:rsidRDefault="00ED37B7" w:rsidP="00ED37B7">
      <w:pPr>
        <w:pStyle w:val="Bibliographie"/>
        <w:rPr>
          <w:del w:id="530" w:author="Kenneth" w:date="2019-09-12T18:12:00Z"/>
          <w:rFonts w:ascii="Times New Roman" w:hAnsi="Times New Roman" w:cs="Times New Roman"/>
          <w:sz w:val="24"/>
          <w:szCs w:val="24"/>
        </w:rPr>
      </w:pPr>
      <w:del w:id="531" w:author="Kenneth" w:date="2019-09-12T18:12:00Z">
        <w:r w:rsidDel="00C0299E">
          <w:rPr>
            <w:rFonts w:ascii="Times New Roman" w:hAnsi="Times New Roman" w:cs="Times New Roman"/>
            <w:sz w:val="24"/>
            <w:szCs w:val="24"/>
          </w:rPr>
          <w:delText>Borgatti, S.P., Everett, M.G., Freeman, L.C., 2002. Ucinet for Windows: Software for social network analysis.</w:delText>
        </w:r>
      </w:del>
    </w:p>
    <w:p w14:paraId="2CE9A991" w14:textId="172CE8D9" w:rsidR="00ED37B7" w:rsidDel="00C0299E" w:rsidRDefault="00ED37B7" w:rsidP="00ED37B7">
      <w:pPr>
        <w:pStyle w:val="Bibliographie"/>
        <w:rPr>
          <w:del w:id="532" w:author="Kenneth" w:date="2019-09-12T18:12:00Z"/>
          <w:rFonts w:ascii="Times New Roman" w:hAnsi="Times New Roman" w:cs="Times New Roman"/>
          <w:sz w:val="24"/>
          <w:szCs w:val="24"/>
        </w:rPr>
      </w:pPr>
      <w:del w:id="533" w:author="Kenneth" w:date="2019-09-12T18:12:00Z">
        <w:r w:rsidDel="00C0299E">
          <w:rPr>
            <w:rFonts w:ascii="Times New Roman" w:hAnsi="Times New Roman" w:cs="Times New Roman"/>
            <w:sz w:val="24"/>
            <w:szCs w:val="24"/>
          </w:rPr>
          <w:delText>Borsboom, D., 2017. A network theory of mental disorders. World Psychiatry 16, 5–13. https://doi.org/10.1002/wps.20375</w:delText>
        </w:r>
      </w:del>
    </w:p>
    <w:p w14:paraId="1B1ADA46" w14:textId="220FABFF" w:rsidR="00ED37B7" w:rsidDel="00C0299E" w:rsidRDefault="00ED37B7" w:rsidP="00ED37B7">
      <w:pPr>
        <w:pStyle w:val="Bibliographie"/>
        <w:rPr>
          <w:del w:id="534" w:author="Kenneth" w:date="2019-09-12T18:12:00Z"/>
          <w:rFonts w:ascii="Times New Roman" w:hAnsi="Times New Roman" w:cs="Times New Roman"/>
          <w:sz w:val="24"/>
          <w:szCs w:val="24"/>
        </w:rPr>
      </w:pPr>
      <w:del w:id="535" w:author="Kenneth" w:date="2019-09-12T18:12:00Z">
        <w:r w:rsidDel="00C0299E">
          <w:rPr>
            <w:rFonts w:ascii="Times New Roman" w:hAnsi="Times New Roman" w:cs="Times New Roman"/>
            <w:sz w:val="24"/>
            <w:szCs w:val="24"/>
          </w:rPr>
          <w:delText>Brent, L.J.N., Lehmann, J., Ramos-Fernández, G., 2011. Social network analysis in the study of nonhuman primates: A historical perspective. American Journal of Primatology 73, 720–730. https://doi.org/10.1002/ajp.20949</w:delText>
        </w:r>
      </w:del>
    </w:p>
    <w:p w14:paraId="7034648D" w14:textId="6FD2AF77" w:rsidR="00ED37B7" w:rsidDel="00C0299E" w:rsidRDefault="00ED37B7" w:rsidP="00ED37B7">
      <w:pPr>
        <w:pStyle w:val="Bibliographie"/>
        <w:rPr>
          <w:del w:id="536" w:author="Kenneth" w:date="2019-09-12T18:12:00Z"/>
          <w:rFonts w:ascii="Times New Roman" w:hAnsi="Times New Roman" w:cs="Times New Roman"/>
          <w:sz w:val="24"/>
          <w:szCs w:val="24"/>
        </w:rPr>
      </w:pPr>
      <w:del w:id="537" w:author="Kenneth" w:date="2019-09-12T18:12:00Z">
        <w:r w:rsidDel="00C0299E">
          <w:rPr>
            <w:rFonts w:ascii="Times New Roman" w:hAnsi="Times New Roman" w:cs="Times New Roman"/>
            <w:sz w:val="24"/>
            <w:szCs w:val="24"/>
          </w:rPr>
          <w:delText>Brooks, M., E., Kristensen, K., Benthem, K., J. ,van, Magnusson, A., Berg, C., W., Nielsen, A., Skaug, H., J., Mächler, M., Bolker, B., M., 2017. glmmTMB Balances Speed and Flexibility Among Packages for Zero-inflated Generalized Linear Mixed Modeling. The R Journal 9, 378. https://doi.org/10.32614/RJ-2017-066</w:delText>
        </w:r>
      </w:del>
    </w:p>
    <w:p w14:paraId="25026D1C" w14:textId="00A249DE" w:rsidR="00ED37B7" w:rsidDel="00C0299E" w:rsidRDefault="00ED37B7" w:rsidP="00ED37B7">
      <w:pPr>
        <w:pStyle w:val="Bibliographie"/>
        <w:rPr>
          <w:del w:id="538" w:author="Kenneth" w:date="2019-09-12T18:12:00Z"/>
          <w:rFonts w:ascii="Times New Roman" w:hAnsi="Times New Roman" w:cs="Times New Roman"/>
          <w:sz w:val="24"/>
          <w:szCs w:val="24"/>
        </w:rPr>
      </w:pPr>
      <w:del w:id="539" w:author="Kenneth" w:date="2019-09-12T18:12:00Z">
        <w:r w:rsidDel="00C0299E">
          <w:rPr>
            <w:rFonts w:ascii="Times New Roman" w:hAnsi="Times New Roman" w:cs="Times New Roman"/>
            <w:sz w:val="24"/>
            <w:szCs w:val="24"/>
          </w:rPr>
          <w:delText>Chen, S., Onnela, J.-P., 2018. A Bootstrap Method for Goodness of Fit and Model Selection with a Single Observed Network. arXiv:1806.11220 [stat].</w:delText>
        </w:r>
      </w:del>
    </w:p>
    <w:p w14:paraId="6920969F" w14:textId="120D9B83" w:rsidR="00ED37B7" w:rsidDel="00C0299E" w:rsidRDefault="00ED37B7" w:rsidP="00ED37B7">
      <w:pPr>
        <w:pStyle w:val="Bibliographie"/>
        <w:rPr>
          <w:del w:id="540" w:author="Kenneth" w:date="2019-09-12T18:12:00Z"/>
          <w:rFonts w:ascii="Times New Roman" w:hAnsi="Times New Roman" w:cs="Times New Roman"/>
          <w:sz w:val="24"/>
          <w:szCs w:val="24"/>
        </w:rPr>
      </w:pPr>
      <w:del w:id="541" w:author="Kenneth" w:date="2019-09-12T18:12:00Z">
        <w:r w:rsidDel="00C0299E">
          <w:rPr>
            <w:rFonts w:ascii="Times New Roman" w:hAnsi="Times New Roman" w:cs="Times New Roman"/>
            <w:sz w:val="24"/>
            <w:szCs w:val="24"/>
          </w:rPr>
          <w:delText>Chen, Y., Gel, Y., R., Lyubchich, V., Nezafati, K., 2019a. Snowboot: Bootstrap Methods for Network Inference. The R Journal 10, 95. https://doi.org/10.32614/RJ-2018-056</w:delText>
        </w:r>
      </w:del>
    </w:p>
    <w:p w14:paraId="223F4E98" w14:textId="1EFFF80F" w:rsidR="00ED37B7" w:rsidDel="00C0299E" w:rsidRDefault="00ED37B7" w:rsidP="00ED37B7">
      <w:pPr>
        <w:pStyle w:val="Bibliographie"/>
        <w:rPr>
          <w:del w:id="542" w:author="Kenneth" w:date="2019-09-12T18:12:00Z"/>
          <w:rFonts w:ascii="Times New Roman" w:hAnsi="Times New Roman" w:cs="Times New Roman"/>
          <w:sz w:val="24"/>
          <w:szCs w:val="24"/>
        </w:rPr>
      </w:pPr>
      <w:del w:id="543" w:author="Kenneth" w:date="2019-09-12T18:12:00Z">
        <w:r w:rsidDel="00C0299E">
          <w:rPr>
            <w:rFonts w:ascii="Times New Roman" w:hAnsi="Times New Roman" w:cs="Times New Roman"/>
            <w:sz w:val="24"/>
            <w:szCs w:val="24"/>
          </w:rPr>
          <w:delText>Chen, Y., Gel, Y., R., Lyubchich, V., Nezafati, K., 2019b. Snowboot: Bootstrap Methods for Network Inference. The R Journal 10, 95. https://doi.org/10.32614/RJ-2018-056</w:delText>
        </w:r>
      </w:del>
    </w:p>
    <w:p w14:paraId="71B6E838" w14:textId="5CDC1078" w:rsidR="00ED37B7" w:rsidDel="00C0299E" w:rsidRDefault="00ED37B7" w:rsidP="00ED37B7">
      <w:pPr>
        <w:pStyle w:val="Bibliographie"/>
        <w:rPr>
          <w:del w:id="544" w:author="Kenneth" w:date="2019-09-12T18:12:00Z"/>
          <w:rFonts w:ascii="Times New Roman" w:hAnsi="Times New Roman" w:cs="Times New Roman"/>
          <w:sz w:val="24"/>
          <w:szCs w:val="24"/>
        </w:rPr>
      </w:pPr>
      <w:del w:id="545" w:author="Kenneth" w:date="2019-09-12T18:12:00Z">
        <w:r w:rsidDel="00C0299E">
          <w:rPr>
            <w:rFonts w:ascii="Times New Roman" w:hAnsi="Times New Roman" w:cs="Times New Roman"/>
            <w:sz w:val="24"/>
            <w:szCs w:val="24"/>
          </w:rPr>
          <w:delText>Cowlishaw, G., Dunbar, R.I.M., 1991. Dominance rank and mating success in male primates. Animal Behaviour 41, 1045–1056. https://doi.org/10.1016/S0003-3472(05)80642-6</w:delText>
        </w:r>
      </w:del>
    </w:p>
    <w:p w14:paraId="10F7A5BB" w14:textId="5AD7B5DD" w:rsidR="00ED37B7" w:rsidDel="00C0299E" w:rsidRDefault="00ED37B7" w:rsidP="00ED37B7">
      <w:pPr>
        <w:pStyle w:val="Bibliographie"/>
        <w:rPr>
          <w:del w:id="546" w:author="Kenneth" w:date="2019-09-12T18:12:00Z"/>
          <w:rFonts w:ascii="Times New Roman" w:hAnsi="Times New Roman" w:cs="Times New Roman"/>
          <w:sz w:val="24"/>
          <w:szCs w:val="24"/>
        </w:rPr>
      </w:pPr>
      <w:del w:id="547" w:author="Kenneth" w:date="2019-09-12T18:12:00Z">
        <w:r w:rsidDel="00C0299E">
          <w:rPr>
            <w:rFonts w:ascii="Times New Roman" w:hAnsi="Times New Roman" w:cs="Times New Roman"/>
            <w:sz w:val="24"/>
            <w:szCs w:val="24"/>
          </w:rPr>
          <w:delText>Croft, D.P., Darden, S.K., Wey, T.W., 2016. Current directions in animal social networks. Current Opinion in Behavioral Sciences 12, 52–58. https://doi.org/10.1016/j.cobeha.2016.09.001</w:delText>
        </w:r>
      </w:del>
    </w:p>
    <w:p w14:paraId="079DB44E" w14:textId="2068C93D" w:rsidR="00ED37B7" w:rsidDel="00C0299E" w:rsidRDefault="00ED37B7" w:rsidP="00ED37B7">
      <w:pPr>
        <w:pStyle w:val="Bibliographie"/>
        <w:rPr>
          <w:del w:id="548" w:author="Kenneth" w:date="2019-09-12T18:12:00Z"/>
          <w:rFonts w:ascii="Times New Roman" w:hAnsi="Times New Roman" w:cs="Times New Roman"/>
          <w:sz w:val="24"/>
          <w:szCs w:val="24"/>
        </w:rPr>
      </w:pPr>
      <w:del w:id="549" w:author="Kenneth" w:date="2019-09-12T18:12:00Z">
        <w:r w:rsidDel="00C0299E">
          <w:rPr>
            <w:rFonts w:ascii="Times New Roman" w:hAnsi="Times New Roman" w:cs="Times New Roman"/>
            <w:sz w:val="24"/>
            <w:szCs w:val="24"/>
          </w:rPr>
          <w:delText>Croft, D.P., James, R., Krause, J., 2008. Exploring Animal Social Networks. Princeton University Press.</w:delText>
        </w:r>
      </w:del>
    </w:p>
    <w:p w14:paraId="481ABEBF" w14:textId="767541B4" w:rsidR="00ED37B7" w:rsidDel="00C0299E" w:rsidRDefault="00ED37B7" w:rsidP="00ED37B7">
      <w:pPr>
        <w:pStyle w:val="Bibliographie"/>
        <w:rPr>
          <w:del w:id="550" w:author="Kenneth" w:date="2019-09-12T18:12:00Z"/>
          <w:rFonts w:ascii="Times New Roman" w:hAnsi="Times New Roman" w:cs="Times New Roman"/>
          <w:sz w:val="24"/>
          <w:szCs w:val="24"/>
        </w:rPr>
      </w:pPr>
      <w:del w:id="551" w:author="Kenneth" w:date="2019-09-12T18:12:00Z">
        <w:r w:rsidDel="00C0299E">
          <w:rPr>
            <w:rFonts w:ascii="Times New Roman" w:hAnsi="Times New Roman" w:cs="Times New Roman"/>
            <w:sz w:val="24"/>
            <w:szCs w:val="24"/>
          </w:rPr>
          <w:delText>Croft, D.P., Madden, J.R., Franks, D.W., James, R., 2011. Hypothesis testing in animal social networks. Trends in Ecology &amp; Evolution 26, 502–507. https://doi.org/10.1016/j.tree.2011.05.012</w:delText>
        </w:r>
      </w:del>
    </w:p>
    <w:p w14:paraId="451477E2" w14:textId="7603011F" w:rsidR="00ED37B7" w:rsidDel="00C0299E" w:rsidRDefault="00ED37B7" w:rsidP="00ED37B7">
      <w:pPr>
        <w:pStyle w:val="Bibliographie"/>
        <w:rPr>
          <w:del w:id="552" w:author="Kenneth" w:date="2019-09-12T18:12:00Z"/>
          <w:rFonts w:ascii="Times New Roman" w:hAnsi="Times New Roman" w:cs="Times New Roman"/>
          <w:sz w:val="24"/>
          <w:szCs w:val="24"/>
        </w:rPr>
      </w:pPr>
      <w:del w:id="553" w:author="Kenneth" w:date="2019-09-12T18:12:00Z">
        <w:r w:rsidDel="00C0299E">
          <w:rPr>
            <w:rFonts w:ascii="Times New Roman" w:hAnsi="Times New Roman" w:cs="Times New Roman"/>
            <w:sz w:val="24"/>
            <w:szCs w:val="24"/>
          </w:rPr>
          <w:delText>Csardi, G., Nepusz, T., 2006. The igraph software package for complex network research. InterJournal Complex Systems 1695, 1695.</w:delText>
        </w:r>
      </w:del>
    </w:p>
    <w:p w14:paraId="3D47F26B" w14:textId="2F35345C" w:rsidR="00ED37B7" w:rsidDel="00C0299E" w:rsidRDefault="00ED37B7" w:rsidP="00ED37B7">
      <w:pPr>
        <w:pStyle w:val="Bibliographie"/>
        <w:rPr>
          <w:del w:id="554" w:author="Kenneth" w:date="2019-09-12T18:12:00Z"/>
          <w:rFonts w:ascii="Times New Roman" w:hAnsi="Times New Roman" w:cs="Times New Roman"/>
          <w:sz w:val="24"/>
          <w:szCs w:val="24"/>
        </w:rPr>
      </w:pPr>
      <w:del w:id="555" w:author="Kenneth" w:date="2019-09-12T18:12:00Z">
        <w:r w:rsidDel="00C0299E">
          <w:rPr>
            <w:rFonts w:ascii="Times New Roman" w:hAnsi="Times New Roman" w:cs="Times New Roman"/>
            <w:sz w:val="24"/>
            <w:szCs w:val="24"/>
          </w:rPr>
          <w:delText>Darst, R.K., Granell, C., Arenas, A., Gómez, S., Saramäki, J., Fortunato, S., 2016. Detection of timescales in evolving complex systems. Scientific Reports 6, 39713. https://doi.org/10.1038/srep39713</w:delText>
        </w:r>
      </w:del>
    </w:p>
    <w:p w14:paraId="0C2BBA22" w14:textId="272676C7" w:rsidR="00ED37B7" w:rsidDel="00C0299E" w:rsidRDefault="00ED37B7" w:rsidP="00ED37B7">
      <w:pPr>
        <w:pStyle w:val="Bibliographie"/>
        <w:rPr>
          <w:del w:id="556" w:author="Kenneth" w:date="2019-09-12T18:12:00Z"/>
          <w:rFonts w:ascii="Times New Roman" w:hAnsi="Times New Roman" w:cs="Times New Roman"/>
          <w:sz w:val="24"/>
          <w:szCs w:val="24"/>
        </w:rPr>
      </w:pPr>
      <w:del w:id="557" w:author="Kenneth" w:date="2019-09-12T18:12:00Z">
        <w:r w:rsidDel="00C0299E">
          <w:rPr>
            <w:rFonts w:ascii="Times New Roman" w:hAnsi="Times New Roman" w:cs="Times New Roman"/>
            <w:sz w:val="24"/>
            <w:szCs w:val="24"/>
          </w:rPr>
          <w:delText>Davis, G.H., Crofoot, M.C., Farine, D.R., 2018. Estimating the robustness and uncertainty of animal social networks using different observational methods. Animal Behaviour 141, 29–44. https://doi.org/10.1016/j.anbehav.2018.04.012</w:delText>
        </w:r>
      </w:del>
    </w:p>
    <w:p w14:paraId="049053DE" w14:textId="7A6B3788" w:rsidR="00ED37B7" w:rsidDel="00C0299E" w:rsidRDefault="00ED37B7" w:rsidP="00ED37B7">
      <w:pPr>
        <w:pStyle w:val="Bibliographie"/>
        <w:rPr>
          <w:del w:id="558" w:author="Kenneth" w:date="2019-09-12T18:12:00Z"/>
          <w:rFonts w:ascii="Times New Roman" w:hAnsi="Times New Roman" w:cs="Times New Roman"/>
          <w:sz w:val="24"/>
          <w:szCs w:val="24"/>
        </w:rPr>
      </w:pPr>
      <w:del w:id="559" w:author="Kenneth" w:date="2019-09-12T18:12:00Z">
        <w:r w:rsidDel="00C0299E">
          <w:rPr>
            <w:rFonts w:ascii="Times New Roman" w:hAnsi="Times New Roman" w:cs="Times New Roman"/>
            <w:sz w:val="24"/>
            <w:szCs w:val="24"/>
          </w:rPr>
          <w:delText>de Silva, S., Wittemyer, G., 2012. A Comparison of Social Organization in Asian Elephants and African Savannah Elephants. Int J Primatol 33, 1125–1141. https://doi.org/10.1007/s10764-011-9564-1</w:delText>
        </w:r>
      </w:del>
    </w:p>
    <w:p w14:paraId="2FEE10E4" w14:textId="7E3E4B4C" w:rsidR="00ED37B7" w:rsidDel="00C0299E" w:rsidRDefault="00ED37B7" w:rsidP="00ED37B7">
      <w:pPr>
        <w:pStyle w:val="Bibliographie"/>
        <w:rPr>
          <w:del w:id="560" w:author="Kenneth" w:date="2019-09-12T18:12:00Z"/>
          <w:rFonts w:ascii="Times New Roman" w:hAnsi="Times New Roman" w:cs="Times New Roman"/>
          <w:sz w:val="24"/>
          <w:szCs w:val="24"/>
        </w:rPr>
      </w:pPr>
      <w:del w:id="561" w:author="Kenneth" w:date="2019-09-12T18:12:00Z">
        <w:r w:rsidDel="00C0299E">
          <w:rPr>
            <w:rFonts w:ascii="Times New Roman" w:hAnsi="Times New Roman" w:cs="Times New Roman"/>
            <w:sz w:val="24"/>
            <w:szCs w:val="24"/>
          </w:rPr>
          <w:delText>Diestel, R., 2000. Graph theory. Springer-Verlag New York, Incorporated.</w:delText>
        </w:r>
      </w:del>
    </w:p>
    <w:p w14:paraId="5B0AB8DE" w14:textId="2204E2B1" w:rsidR="00ED37B7" w:rsidDel="00C0299E" w:rsidRDefault="00ED37B7" w:rsidP="00ED37B7">
      <w:pPr>
        <w:pStyle w:val="Bibliographie"/>
        <w:rPr>
          <w:del w:id="562" w:author="Kenneth" w:date="2019-09-12T18:12:00Z"/>
          <w:rFonts w:ascii="Times New Roman" w:hAnsi="Times New Roman" w:cs="Times New Roman"/>
          <w:sz w:val="24"/>
          <w:szCs w:val="24"/>
        </w:rPr>
      </w:pPr>
      <w:del w:id="563" w:author="Kenneth" w:date="2019-09-12T18:12:00Z">
        <w:r w:rsidDel="00C0299E">
          <w:rPr>
            <w:rFonts w:ascii="Times New Roman" w:hAnsi="Times New Roman" w:cs="Times New Roman"/>
            <w:sz w:val="24"/>
            <w:szCs w:val="24"/>
          </w:rPr>
          <w:delText>Duboscq, J., Romano, V., Sueur, C., MacIntosh, A.J.J., 2016. Network centrality and seasonality interact to predict lice load in a social primate. Sci Rep 6. https://doi.org/10.1038/srep22095</w:delText>
        </w:r>
      </w:del>
    </w:p>
    <w:p w14:paraId="456305C6" w14:textId="3D24C1B6" w:rsidR="00ED37B7" w:rsidDel="00C0299E" w:rsidRDefault="00ED37B7" w:rsidP="00ED37B7">
      <w:pPr>
        <w:pStyle w:val="Bibliographie"/>
        <w:rPr>
          <w:del w:id="564" w:author="Kenneth" w:date="2019-09-12T18:12:00Z"/>
          <w:rFonts w:ascii="Times New Roman" w:hAnsi="Times New Roman" w:cs="Times New Roman"/>
          <w:sz w:val="24"/>
          <w:szCs w:val="24"/>
        </w:rPr>
      </w:pPr>
      <w:del w:id="565" w:author="Kenneth" w:date="2019-09-12T18:12:00Z">
        <w:r w:rsidDel="00C0299E">
          <w:rPr>
            <w:rFonts w:ascii="Times New Roman" w:hAnsi="Times New Roman" w:cs="Times New Roman"/>
            <w:sz w:val="24"/>
            <w:szCs w:val="24"/>
          </w:rPr>
          <w:delText>Farine Damien R., Aplin Lucy M., Sheldon Ben C., Hoppitt William, 2015. Interspecific social networks promote information transmission in wild songbirds. Proceedings of the Royal Society B: Biological Sciences 282, 20142804. https://doi.org/10.1098/rspb.2014.2804</w:delText>
        </w:r>
      </w:del>
    </w:p>
    <w:p w14:paraId="02E150B4" w14:textId="0F1C472C" w:rsidR="00ED37B7" w:rsidDel="00C0299E" w:rsidRDefault="00ED37B7" w:rsidP="00ED37B7">
      <w:pPr>
        <w:pStyle w:val="Bibliographie"/>
        <w:rPr>
          <w:del w:id="566" w:author="Kenneth" w:date="2019-09-12T18:12:00Z"/>
          <w:rFonts w:ascii="Times New Roman" w:hAnsi="Times New Roman" w:cs="Times New Roman"/>
          <w:sz w:val="24"/>
          <w:szCs w:val="24"/>
        </w:rPr>
      </w:pPr>
      <w:del w:id="567" w:author="Kenneth" w:date="2019-09-12T18:12:00Z">
        <w:r w:rsidDel="00C0299E">
          <w:rPr>
            <w:rFonts w:ascii="Times New Roman" w:hAnsi="Times New Roman" w:cs="Times New Roman"/>
            <w:sz w:val="24"/>
            <w:szCs w:val="24"/>
          </w:rPr>
          <w:delText>Farine, D.R., 2018. When to choose dynamic vs. static social network analysis. J Anim Ecol 87, 128–138. https://doi.org/10.1111/1365-2656.12764</w:delText>
        </w:r>
      </w:del>
    </w:p>
    <w:p w14:paraId="18E1BFB7" w14:textId="06E40765" w:rsidR="00ED37B7" w:rsidDel="00C0299E" w:rsidRDefault="00ED37B7" w:rsidP="00ED37B7">
      <w:pPr>
        <w:pStyle w:val="Bibliographie"/>
        <w:rPr>
          <w:del w:id="568" w:author="Kenneth" w:date="2019-09-12T18:12:00Z"/>
          <w:rFonts w:ascii="Times New Roman" w:hAnsi="Times New Roman" w:cs="Times New Roman"/>
          <w:sz w:val="24"/>
          <w:szCs w:val="24"/>
        </w:rPr>
      </w:pPr>
      <w:del w:id="569" w:author="Kenneth" w:date="2019-09-12T18:12:00Z">
        <w:r w:rsidDel="00C0299E">
          <w:rPr>
            <w:rFonts w:ascii="Times New Roman" w:hAnsi="Times New Roman" w:cs="Times New Roman"/>
            <w:sz w:val="24"/>
            <w:szCs w:val="24"/>
          </w:rPr>
          <w:delText>Farine, D.R., 2014. Measuring phenotypic assortment in animal social networks: weighted associations are more robust than binary edges. Animal Behaviour 89, 141–153. https://doi.org/10.1016/j.anbehav.2014.01.001</w:delText>
        </w:r>
      </w:del>
    </w:p>
    <w:p w14:paraId="27849D69" w14:textId="74FC57F3" w:rsidR="00ED37B7" w:rsidDel="00C0299E" w:rsidRDefault="00ED37B7" w:rsidP="00ED37B7">
      <w:pPr>
        <w:pStyle w:val="Bibliographie"/>
        <w:rPr>
          <w:del w:id="570" w:author="Kenneth" w:date="2019-09-12T18:12:00Z"/>
          <w:rFonts w:ascii="Times New Roman" w:hAnsi="Times New Roman" w:cs="Times New Roman"/>
          <w:sz w:val="24"/>
          <w:szCs w:val="24"/>
        </w:rPr>
      </w:pPr>
      <w:del w:id="571" w:author="Kenneth" w:date="2019-09-12T18:12:00Z">
        <w:r w:rsidDel="00C0299E">
          <w:rPr>
            <w:rFonts w:ascii="Times New Roman" w:hAnsi="Times New Roman" w:cs="Times New Roman"/>
            <w:sz w:val="24"/>
            <w:szCs w:val="24"/>
          </w:rPr>
          <w:delText>Farine, D.R., Strandburg-Peshkin, A., 2015. Estimating uncertainty and reliability of social network data using Bayesian inference. R. Soc. open sci. 2, 150367. https://doi.org/10.1098/rsos.150367</w:delText>
        </w:r>
      </w:del>
    </w:p>
    <w:p w14:paraId="25978C07" w14:textId="5DF9B628" w:rsidR="00ED37B7" w:rsidDel="00C0299E" w:rsidRDefault="00ED37B7" w:rsidP="00ED37B7">
      <w:pPr>
        <w:pStyle w:val="Bibliographie"/>
        <w:rPr>
          <w:del w:id="572" w:author="Kenneth" w:date="2019-09-12T18:12:00Z"/>
          <w:rFonts w:ascii="Times New Roman" w:hAnsi="Times New Roman" w:cs="Times New Roman"/>
          <w:sz w:val="24"/>
          <w:szCs w:val="24"/>
        </w:rPr>
      </w:pPr>
      <w:del w:id="573" w:author="Kenneth" w:date="2019-09-12T18:12:00Z">
        <w:r w:rsidDel="00C0299E">
          <w:rPr>
            <w:rFonts w:ascii="Times New Roman" w:hAnsi="Times New Roman" w:cs="Times New Roman"/>
            <w:sz w:val="24"/>
            <w:szCs w:val="24"/>
          </w:rPr>
          <w:delText>Farine, D.R., Whitehead, H., 2015. Constructing, conducting and interpreting animal social network analysis. J Anim Ecol 84, 1144–1163. https://doi.org/10.1111/1365-2656.12418</w:delText>
        </w:r>
      </w:del>
    </w:p>
    <w:p w14:paraId="41E3BBF0" w14:textId="32C1A886" w:rsidR="00ED37B7" w:rsidDel="00C0299E" w:rsidRDefault="00ED37B7" w:rsidP="00ED37B7">
      <w:pPr>
        <w:pStyle w:val="Bibliographie"/>
        <w:rPr>
          <w:del w:id="574" w:author="Kenneth" w:date="2019-09-12T18:12:00Z"/>
          <w:rFonts w:ascii="Times New Roman" w:hAnsi="Times New Roman" w:cs="Times New Roman"/>
          <w:sz w:val="24"/>
          <w:szCs w:val="24"/>
        </w:rPr>
      </w:pPr>
      <w:del w:id="575" w:author="Kenneth" w:date="2019-09-12T18:12:00Z">
        <w:r w:rsidDel="00C0299E">
          <w:rPr>
            <w:rFonts w:ascii="Times New Roman" w:hAnsi="Times New Roman" w:cs="Times New Roman"/>
            <w:sz w:val="24"/>
            <w:szCs w:val="24"/>
          </w:rPr>
          <w:delText>Feczko, E., Mitchell, T.A.J., Walum, H., Brooks, J.M., Heitz, T.R., Young, L.J., Parr, L.A., 2015. Establishing the reliability of rhesus macaque social network assessment from video observations. Animal Behaviour 107, 115–123. https://doi.org/10.1016/j.anbehav.2015.05.014</w:delText>
        </w:r>
      </w:del>
    </w:p>
    <w:p w14:paraId="58ADC665" w14:textId="4A6AF9D1" w:rsidR="00ED37B7" w:rsidDel="00C0299E" w:rsidRDefault="00ED37B7" w:rsidP="00ED37B7">
      <w:pPr>
        <w:pStyle w:val="Bibliographie"/>
        <w:rPr>
          <w:del w:id="576" w:author="Kenneth" w:date="2019-09-12T18:12:00Z"/>
          <w:rFonts w:ascii="Times New Roman" w:hAnsi="Times New Roman" w:cs="Times New Roman"/>
          <w:sz w:val="24"/>
          <w:szCs w:val="24"/>
        </w:rPr>
      </w:pPr>
      <w:del w:id="577" w:author="Kenneth" w:date="2019-09-12T18:12:00Z">
        <w:r w:rsidDel="00C0299E">
          <w:rPr>
            <w:rFonts w:ascii="Times New Roman" w:hAnsi="Times New Roman" w:cs="Times New Roman"/>
            <w:sz w:val="24"/>
            <w:szCs w:val="24"/>
          </w:rPr>
          <w:delText>Franks, D.W., James, R., Noble, J., Ruxton, G.D., 2009. A foundation for developing a methodology for social network sampling. Behav Ecol Sociobiol 63, 1079–1088. https://doi.org/10.1007/s00265-009-0729-2</w:delText>
        </w:r>
      </w:del>
    </w:p>
    <w:p w14:paraId="1DA0F339" w14:textId="36257F7D" w:rsidR="00ED37B7" w:rsidDel="00C0299E" w:rsidRDefault="00ED37B7" w:rsidP="00ED37B7">
      <w:pPr>
        <w:pStyle w:val="Bibliographie"/>
        <w:rPr>
          <w:del w:id="578" w:author="Kenneth" w:date="2019-09-12T18:12:00Z"/>
          <w:rFonts w:ascii="Times New Roman" w:hAnsi="Times New Roman" w:cs="Times New Roman"/>
          <w:sz w:val="24"/>
          <w:szCs w:val="24"/>
        </w:rPr>
      </w:pPr>
      <w:del w:id="579" w:author="Kenneth" w:date="2019-09-12T18:12:00Z">
        <w:r w:rsidDel="00C0299E">
          <w:rPr>
            <w:rFonts w:ascii="Times New Roman" w:hAnsi="Times New Roman" w:cs="Times New Roman"/>
            <w:sz w:val="24"/>
            <w:szCs w:val="24"/>
          </w:rPr>
          <w:delText>Franks, D.W., Ruxton, G.D., James, R., 2010. Sampling animal association networks with the gambit of the group. Behav Ecol Sociobiol 64, 493–503. https://doi.org/10.1007/s00265-009-0865-8</w:delText>
        </w:r>
      </w:del>
    </w:p>
    <w:p w14:paraId="429FA614" w14:textId="199C1885" w:rsidR="00ED37B7" w:rsidDel="00C0299E" w:rsidRDefault="00ED37B7" w:rsidP="00ED37B7">
      <w:pPr>
        <w:pStyle w:val="Bibliographie"/>
        <w:rPr>
          <w:del w:id="580" w:author="Kenneth" w:date="2019-09-12T18:12:00Z"/>
          <w:rFonts w:ascii="Times New Roman" w:hAnsi="Times New Roman" w:cs="Times New Roman"/>
          <w:sz w:val="24"/>
          <w:szCs w:val="24"/>
        </w:rPr>
      </w:pPr>
      <w:del w:id="581" w:author="Kenneth" w:date="2019-09-12T18:12:00Z">
        <w:r w:rsidDel="00C0299E">
          <w:rPr>
            <w:rFonts w:ascii="Times New Roman" w:hAnsi="Times New Roman" w:cs="Times New Roman"/>
            <w:sz w:val="24"/>
            <w:szCs w:val="24"/>
          </w:rPr>
          <w:delText>Friedman, N., Goldszmidt, M., Wyner, A., 2013. Data Analysis with Bayesian Networks: A Bootstrap Approach. arXiv:1301.6695 [cs, stat].</w:delText>
        </w:r>
      </w:del>
    </w:p>
    <w:p w14:paraId="01B314FA" w14:textId="14655A05" w:rsidR="00ED37B7" w:rsidDel="00C0299E" w:rsidRDefault="00ED37B7" w:rsidP="00ED37B7">
      <w:pPr>
        <w:pStyle w:val="Bibliographie"/>
        <w:rPr>
          <w:del w:id="582" w:author="Kenneth" w:date="2019-09-12T18:12:00Z"/>
          <w:rFonts w:ascii="Times New Roman" w:hAnsi="Times New Roman" w:cs="Times New Roman"/>
          <w:sz w:val="24"/>
          <w:szCs w:val="24"/>
        </w:rPr>
      </w:pPr>
      <w:del w:id="583" w:author="Kenneth" w:date="2019-09-12T18:12:00Z">
        <w:r w:rsidDel="00C0299E">
          <w:rPr>
            <w:rFonts w:ascii="Times New Roman" w:hAnsi="Times New Roman" w:cs="Times New Roman"/>
            <w:sz w:val="24"/>
            <w:szCs w:val="24"/>
          </w:rPr>
          <w:delText>Fushing, H., Chen, C., Liu, S.-Y., Koehl, P., 2014. Bootstrapping on Undirected Binary Networks Via Statistical Mechanics. J Stat Phys 156, 823–842. https://doi.org/10.1007/s10955-014-1043-6</w:delText>
        </w:r>
      </w:del>
    </w:p>
    <w:p w14:paraId="4E3867C7" w14:textId="6CFB29EE" w:rsidR="00ED37B7" w:rsidDel="00C0299E" w:rsidRDefault="00ED37B7" w:rsidP="00ED37B7">
      <w:pPr>
        <w:pStyle w:val="Bibliographie"/>
        <w:rPr>
          <w:del w:id="584" w:author="Kenneth" w:date="2019-09-12T18:12:00Z"/>
          <w:rFonts w:ascii="Times New Roman" w:hAnsi="Times New Roman" w:cs="Times New Roman"/>
          <w:sz w:val="24"/>
          <w:szCs w:val="24"/>
        </w:rPr>
      </w:pPr>
      <w:del w:id="585" w:author="Kenneth" w:date="2019-09-12T18:12:00Z">
        <w:r w:rsidDel="00C0299E">
          <w:rPr>
            <w:rFonts w:ascii="Times New Roman" w:hAnsi="Times New Roman" w:cs="Times New Roman"/>
            <w:sz w:val="24"/>
            <w:szCs w:val="24"/>
          </w:rPr>
          <w:delText>Gaichas, S.K., Francis, R.C., 2008. Network models for ecosystem-based fishery analysis: a review of concepts and application to the Gulf of Alaska marine food web. Can. J. Fish. Aquat. Sci. 65, 1965–1982. https://doi.org/10.1139/F08-104</w:delText>
        </w:r>
      </w:del>
    </w:p>
    <w:p w14:paraId="64F21688" w14:textId="1950D29B" w:rsidR="00ED37B7" w:rsidDel="00C0299E" w:rsidRDefault="00ED37B7" w:rsidP="00ED37B7">
      <w:pPr>
        <w:pStyle w:val="Bibliographie"/>
        <w:rPr>
          <w:del w:id="586" w:author="Kenneth" w:date="2019-09-12T18:12:00Z"/>
          <w:rFonts w:ascii="Times New Roman" w:hAnsi="Times New Roman" w:cs="Times New Roman"/>
          <w:sz w:val="24"/>
          <w:szCs w:val="24"/>
        </w:rPr>
      </w:pPr>
      <w:del w:id="587" w:author="Kenneth" w:date="2019-09-12T18:12:00Z">
        <w:r w:rsidDel="00C0299E">
          <w:rPr>
            <w:rFonts w:ascii="Times New Roman" w:hAnsi="Times New Roman" w:cs="Times New Roman"/>
            <w:sz w:val="24"/>
            <w:szCs w:val="24"/>
          </w:rPr>
          <w:delText>Gebreyes, W.A., Dupouy-Camet, J., Newport, M.J., Oliveira, C.J.B., Schlesinger, L.S., Saif, Y.M., Kariuki, S., Saif, L.J., Saville, W., Wittum, T., Hoet, A., Quessy, S., Kazwala, R., Tekola, B., Shryock, T., Bisesi, M., Patchanee, P., Boonmar, S., King, L.J., 2014. The Global One Health Paradigm: Challenges and Opportunities for Tackling Infectious Diseases at the Human, Animal, and Environment Interface in Low-Resource Settings. PLOS Negl Trop Dis 8, e3257. https://doi.org/10.1371/journal.pntd.0003257</w:delText>
        </w:r>
      </w:del>
    </w:p>
    <w:p w14:paraId="36575D10" w14:textId="0837F0ED" w:rsidR="00ED37B7" w:rsidDel="00C0299E" w:rsidRDefault="00ED37B7" w:rsidP="00ED37B7">
      <w:pPr>
        <w:pStyle w:val="Bibliographie"/>
        <w:rPr>
          <w:del w:id="588" w:author="Kenneth" w:date="2019-09-12T18:12:00Z"/>
          <w:rFonts w:ascii="Times New Roman" w:hAnsi="Times New Roman" w:cs="Times New Roman"/>
          <w:sz w:val="24"/>
          <w:szCs w:val="24"/>
        </w:rPr>
      </w:pPr>
      <w:del w:id="589" w:author="Kenneth" w:date="2019-09-12T18:12:00Z">
        <w:r w:rsidDel="00C0299E">
          <w:rPr>
            <w:rFonts w:ascii="Times New Roman" w:hAnsi="Times New Roman" w:cs="Times New Roman"/>
            <w:sz w:val="24"/>
            <w:szCs w:val="24"/>
          </w:rPr>
          <w:delText>Gel, Y.R., Lyubchich, V., Ramirez Ramirez, L.L., 2017. Bootstrap quantification of estimation uncertainties in network degree distributions. Scientific Reports 7, 5807. https://doi.org/10.1038/s41598-017-05885-x</w:delText>
        </w:r>
      </w:del>
    </w:p>
    <w:p w14:paraId="5099F9BD" w14:textId="727F347F" w:rsidR="00ED37B7" w:rsidDel="00C0299E" w:rsidRDefault="00ED37B7" w:rsidP="00ED37B7">
      <w:pPr>
        <w:pStyle w:val="Bibliographie"/>
        <w:rPr>
          <w:del w:id="590" w:author="Kenneth" w:date="2019-09-12T18:12:00Z"/>
          <w:rFonts w:ascii="Times New Roman" w:hAnsi="Times New Roman" w:cs="Times New Roman"/>
          <w:sz w:val="24"/>
          <w:szCs w:val="24"/>
        </w:rPr>
      </w:pPr>
      <w:del w:id="591" w:author="Kenneth" w:date="2019-09-12T18:12:00Z">
        <w:r w:rsidDel="00C0299E">
          <w:rPr>
            <w:rFonts w:ascii="Times New Roman" w:hAnsi="Times New Roman" w:cs="Times New Roman"/>
            <w:sz w:val="24"/>
            <w:szCs w:val="24"/>
          </w:rPr>
          <w:delText>Giuseppe, J., Roberto, V., Cesare, F., 2011. An introduction to spectral distances in networks. Frontiers in Artificial Intelligence and Applications 227–234. https://doi.org/10.3233/978-1-60750-692-8-227</w:delText>
        </w:r>
      </w:del>
    </w:p>
    <w:p w14:paraId="3E0EBA13" w14:textId="50114FDE" w:rsidR="00ED37B7" w:rsidDel="00C0299E" w:rsidRDefault="00ED37B7" w:rsidP="00ED37B7">
      <w:pPr>
        <w:pStyle w:val="Bibliographie"/>
        <w:rPr>
          <w:del w:id="592" w:author="Kenneth" w:date="2019-09-12T18:12:00Z"/>
          <w:rFonts w:ascii="Times New Roman" w:hAnsi="Times New Roman" w:cs="Times New Roman"/>
          <w:sz w:val="24"/>
          <w:szCs w:val="24"/>
        </w:rPr>
      </w:pPr>
      <w:del w:id="593" w:author="Kenneth" w:date="2019-09-12T18:12:00Z">
        <w:r w:rsidDel="00C0299E">
          <w:rPr>
            <w:rFonts w:ascii="Times New Roman" w:hAnsi="Times New Roman" w:cs="Times New Roman"/>
            <w:sz w:val="24"/>
            <w:szCs w:val="24"/>
          </w:rPr>
          <w:delText>Grear, D.A., Luong, L.T., Hudson, P.J., 2013. Network transmission inference: Host behavior and parasite life cycle make social networks meaningful in disease ecology. Ecological Applications 23, 1906–1914. https://doi.org/10.1890/13-0907.1</w:delText>
        </w:r>
      </w:del>
    </w:p>
    <w:p w14:paraId="560552C0" w14:textId="4331EA97" w:rsidR="00ED37B7" w:rsidDel="00C0299E" w:rsidRDefault="00ED37B7" w:rsidP="00ED37B7">
      <w:pPr>
        <w:pStyle w:val="Bibliographie"/>
        <w:rPr>
          <w:del w:id="594" w:author="Kenneth" w:date="2019-09-12T18:12:00Z"/>
          <w:rFonts w:ascii="Times New Roman" w:hAnsi="Times New Roman" w:cs="Times New Roman"/>
          <w:sz w:val="24"/>
          <w:szCs w:val="24"/>
        </w:rPr>
      </w:pPr>
      <w:del w:id="595" w:author="Kenneth" w:date="2019-09-12T18:12:00Z">
        <w:r w:rsidDel="00C0299E">
          <w:rPr>
            <w:rFonts w:ascii="Times New Roman" w:hAnsi="Times New Roman" w:cs="Times New Roman"/>
            <w:sz w:val="24"/>
            <w:szCs w:val="24"/>
          </w:rPr>
          <w:delText>Griffin, R.H., Nunn, C.L., 2012. Community structure and the spread of infectious disease in primate social networks. Evolutionary Ecology 26, 779–800.</w:delText>
        </w:r>
      </w:del>
    </w:p>
    <w:p w14:paraId="25448683" w14:textId="6B02E263" w:rsidR="00ED37B7" w:rsidDel="00C0299E" w:rsidRDefault="00ED37B7" w:rsidP="00ED37B7">
      <w:pPr>
        <w:pStyle w:val="Bibliographie"/>
        <w:rPr>
          <w:del w:id="596" w:author="Kenneth" w:date="2019-09-12T18:12:00Z"/>
          <w:rFonts w:ascii="Times New Roman" w:hAnsi="Times New Roman" w:cs="Times New Roman"/>
          <w:sz w:val="24"/>
          <w:szCs w:val="24"/>
        </w:rPr>
      </w:pPr>
      <w:del w:id="597" w:author="Kenneth" w:date="2019-09-12T18:12:00Z">
        <w:r w:rsidDel="00C0299E">
          <w:rPr>
            <w:rFonts w:ascii="Times New Roman" w:hAnsi="Times New Roman" w:cs="Times New Roman"/>
            <w:sz w:val="24"/>
            <w:szCs w:val="24"/>
          </w:rPr>
          <w:delText>Gurarie, E., Andrews, R.D., Laidre, K.L., 2009. A novel method for identifying behavioural changes in animal movement data. Ecology Letters 12, 395–408. https://doi.org/10.1111/j.1461-0248.2009.01293.x</w:delText>
        </w:r>
      </w:del>
    </w:p>
    <w:p w14:paraId="50E9259B" w14:textId="061D1F42" w:rsidR="00ED37B7" w:rsidDel="00C0299E" w:rsidRDefault="00ED37B7" w:rsidP="00ED37B7">
      <w:pPr>
        <w:pStyle w:val="Bibliographie"/>
        <w:rPr>
          <w:del w:id="598" w:author="Kenneth" w:date="2019-09-12T18:12:00Z"/>
          <w:rFonts w:ascii="Times New Roman" w:hAnsi="Times New Roman" w:cs="Times New Roman"/>
          <w:sz w:val="24"/>
          <w:szCs w:val="24"/>
        </w:rPr>
      </w:pPr>
      <w:del w:id="599" w:author="Kenneth" w:date="2019-09-12T18:12:00Z">
        <w:r w:rsidDel="00C0299E">
          <w:rPr>
            <w:rFonts w:ascii="Times New Roman" w:hAnsi="Times New Roman" w:cs="Times New Roman"/>
            <w:sz w:val="24"/>
            <w:szCs w:val="24"/>
          </w:rPr>
          <w:delText>Hammond, D.K., Gur, Y., Johnson, C.R., 2013. Graph diffusion distance: A difference measure for weighted graphs based on the graph Laplacian exponential kernel, in: 2013 IEEE Global Conference on Signal and Information Processing. Presented at the 2013 IEEE Global Conference on Signal and Information Processing (GlobalSIP), IEEE, Austin, TX, USA, pp. 419–422. https://doi.org/10.1109/GlobalSIP.2013.6736904</w:delText>
        </w:r>
      </w:del>
    </w:p>
    <w:p w14:paraId="1B54993B" w14:textId="3CFB891A" w:rsidR="00ED37B7" w:rsidDel="00C0299E" w:rsidRDefault="00ED37B7" w:rsidP="00ED37B7">
      <w:pPr>
        <w:pStyle w:val="Bibliographie"/>
        <w:rPr>
          <w:del w:id="600" w:author="Kenneth" w:date="2019-09-12T18:12:00Z"/>
          <w:rFonts w:ascii="Times New Roman" w:hAnsi="Times New Roman" w:cs="Times New Roman"/>
          <w:sz w:val="24"/>
          <w:szCs w:val="24"/>
        </w:rPr>
      </w:pPr>
      <w:del w:id="601" w:author="Kenneth" w:date="2019-09-12T18:12:00Z">
        <w:r w:rsidDel="00C0299E">
          <w:rPr>
            <w:rFonts w:ascii="Times New Roman" w:hAnsi="Times New Roman" w:cs="Times New Roman"/>
            <w:sz w:val="24"/>
            <w:szCs w:val="24"/>
          </w:rPr>
          <w:delText>Ings, T.C., Montoya, J.M., Bascompte, J., Blüthgen, N., Brown, L., Dormann, C.F., Edwards, F., Figueroa, D., Jacob, U., Jones, J.I., Lauridsen, R.B., Ledger, M.E., Lewis, H.M., Olesen, J.M., Veen, F.J.F.V., Warren, P.H., Woodward, G., 2009. Review: Ecological networks – beyond food webs. Journal of Animal Ecology 78, 253–269. https://doi.org/10.1111/j.1365-2656.2008.01460.x</w:delText>
        </w:r>
      </w:del>
    </w:p>
    <w:p w14:paraId="178731D2" w14:textId="39F9ACE1" w:rsidR="00ED37B7" w:rsidDel="00C0299E" w:rsidRDefault="00ED37B7" w:rsidP="00ED37B7">
      <w:pPr>
        <w:pStyle w:val="Bibliographie"/>
        <w:rPr>
          <w:del w:id="602" w:author="Kenneth" w:date="2019-09-12T18:12:00Z"/>
          <w:rFonts w:ascii="Times New Roman" w:hAnsi="Times New Roman" w:cs="Times New Roman"/>
          <w:sz w:val="24"/>
          <w:szCs w:val="24"/>
        </w:rPr>
      </w:pPr>
      <w:del w:id="603" w:author="Kenneth" w:date="2019-09-12T18:12:00Z">
        <w:r w:rsidDel="00C0299E">
          <w:rPr>
            <w:rFonts w:ascii="Times New Roman" w:hAnsi="Times New Roman" w:cs="Times New Roman"/>
            <w:sz w:val="24"/>
            <w:szCs w:val="24"/>
          </w:rPr>
          <w:delText>Jacoby, D.M.P., Freeman, R., 2016. Emerging Network-Based Tools in Movement Ecology. Trends in Ecology &amp; Evolution 31, 301–314. https://doi.org/10.1016/j.tree.2016.01.011</w:delText>
        </w:r>
      </w:del>
    </w:p>
    <w:p w14:paraId="388F0069" w14:textId="130D67A1" w:rsidR="00ED37B7" w:rsidDel="00C0299E" w:rsidRDefault="00ED37B7" w:rsidP="00ED37B7">
      <w:pPr>
        <w:pStyle w:val="Bibliographie"/>
        <w:rPr>
          <w:del w:id="604" w:author="Kenneth" w:date="2019-09-12T18:12:00Z"/>
          <w:rFonts w:ascii="Times New Roman" w:hAnsi="Times New Roman" w:cs="Times New Roman"/>
          <w:sz w:val="24"/>
          <w:szCs w:val="24"/>
        </w:rPr>
      </w:pPr>
      <w:del w:id="605" w:author="Kenneth" w:date="2019-09-12T18:12:00Z">
        <w:r w:rsidDel="00C0299E">
          <w:rPr>
            <w:rFonts w:ascii="Times New Roman" w:hAnsi="Times New Roman" w:cs="Times New Roman"/>
            <w:sz w:val="24"/>
            <w:szCs w:val="24"/>
          </w:rPr>
          <w:delText>James, R., Croft, D.P., Krause, J., 2009. Potential banana skins in animal social network analysis. Behav Ecol Sociobiol 63, 989–997. https://doi.org/10.1007/s00265-009-0742-5</w:delText>
        </w:r>
      </w:del>
    </w:p>
    <w:p w14:paraId="610F7BAF" w14:textId="044D3FDE" w:rsidR="00ED37B7" w:rsidDel="00C0299E" w:rsidRDefault="00ED37B7" w:rsidP="00ED37B7">
      <w:pPr>
        <w:pStyle w:val="Bibliographie"/>
        <w:rPr>
          <w:del w:id="606" w:author="Kenneth" w:date="2019-09-12T18:12:00Z"/>
          <w:rFonts w:ascii="Times New Roman" w:hAnsi="Times New Roman" w:cs="Times New Roman"/>
          <w:sz w:val="24"/>
          <w:szCs w:val="24"/>
        </w:rPr>
      </w:pPr>
      <w:del w:id="607" w:author="Kenneth" w:date="2019-09-12T18:12:00Z">
        <w:r w:rsidDel="00C0299E">
          <w:rPr>
            <w:rFonts w:ascii="Times New Roman" w:hAnsi="Times New Roman" w:cs="Times New Roman"/>
            <w:sz w:val="24"/>
            <w:szCs w:val="24"/>
          </w:rPr>
          <w:delText>Jones, T.B., Aplin, L.M., Devost, I., Morand-Ferron, J., 2017. Individual and ecological determinants of social information transmission in the wild. Animal Behaviour 129, 93–101. https://doi.org/10.1016/j.anbehav.2017.05.011</w:delText>
        </w:r>
      </w:del>
    </w:p>
    <w:p w14:paraId="2A08C39D" w14:textId="368D4E7F" w:rsidR="00ED37B7" w:rsidDel="00C0299E" w:rsidRDefault="00ED37B7" w:rsidP="00ED37B7">
      <w:pPr>
        <w:pStyle w:val="Bibliographie"/>
        <w:rPr>
          <w:del w:id="608" w:author="Kenneth" w:date="2019-09-12T18:12:00Z"/>
          <w:rFonts w:ascii="Times New Roman" w:hAnsi="Times New Roman" w:cs="Times New Roman"/>
          <w:sz w:val="24"/>
          <w:szCs w:val="24"/>
        </w:rPr>
      </w:pPr>
      <w:del w:id="609" w:author="Kenneth" w:date="2019-09-12T18:12:00Z">
        <w:r w:rsidDel="00C0299E">
          <w:rPr>
            <w:rFonts w:ascii="Times New Roman" w:hAnsi="Times New Roman" w:cs="Times New Roman"/>
            <w:sz w:val="24"/>
            <w:szCs w:val="24"/>
          </w:rPr>
          <w:delText>Jurman, G., Riccadonna, S., Visintainer, R., Furlanello, C., 2011. Biological network comparison via Ipsen-Mikhailov distance. arXiv:1109.0220 [q-bio].</w:delText>
        </w:r>
      </w:del>
    </w:p>
    <w:p w14:paraId="2D452C1D" w14:textId="7AC9C68C" w:rsidR="00ED37B7" w:rsidDel="00C0299E" w:rsidRDefault="00ED37B7" w:rsidP="00ED37B7">
      <w:pPr>
        <w:pStyle w:val="Bibliographie"/>
        <w:rPr>
          <w:del w:id="610" w:author="Kenneth" w:date="2019-09-12T18:12:00Z"/>
          <w:rFonts w:ascii="Times New Roman" w:hAnsi="Times New Roman" w:cs="Times New Roman"/>
          <w:sz w:val="24"/>
          <w:szCs w:val="24"/>
        </w:rPr>
      </w:pPr>
      <w:del w:id="611" w:author="Kenneth" w:date="2019-09-12T18:12:00Z">
        <w:r w:rsidDel="00C0299E">
          <w:rPr>
            <w:rFonts w:ascii="Times New Roman" w:hAnsi="Times New Roman" w:cs="Times New Roman"/>
            <w:sz w:val="24"/>
            <w:szCs w:val="24"/>
          </w:rPr>
          <w:delText>Jurman, G., Visintainer, R., Filosi, M., Riccadonna, S., Furlanello, C., 2015. The HIM glocal metric and kernel for network comparison and classification, in: 2015 IEEE International Conference on Data Science and Advanced Analytics (DSAA). Presented at the 2015 IEEE International Conference on Data Science and Advanced Analytics (DSAA), IEEE, Campus des Cordeliers, Paris, France, pp. 1–10. https://doi.org/10.1109/DSAA.2015.7344816</w:delText>
        </w:r>
      </w:del>
    </w:p>
    <w:p w14:paraId="51BA125A" w14:textId="19F0ABD3" w:rsidR="00ED37B7" w:rsidDel="00C0299E" w:rsidRDefault="00ED37B7" w:rsidP="00ED37B7">
      <w:pPr>
        <w:pStyle w:val="Bibliographie"/>
        <w:rPr>
          <w:del w:id="612" w:author="Kenneth" w:date="2019-09-12T18:12:00Z"/>
          <w:rFonts w:ascii="Times New Roman" w:hAnsi="Times New Roman" w:cs="Times New Roman"/>
          <w:sz w:val="24"/>
          <w:szCs w:val="24"/>
        </w:rPr>
      </w:pPr>
      <w:del w:id="613" w:author="Kenneth" w:date="2019-09-12T18:12:00Z">
        <w:r w:rsidDel="00C0299E">
          <w:rPr>
            <w:rFonts w:ascii="Times New Roman" w:hAnsi="Times New Roman" w:cs="Times New Roman"/>
            <w:sz w:val="24"/>
            <w:szCs w:val="24"/>
          </w:rPr>
          <w:delText>Kaiser-Bunbury, C.N., Blüthgen, N., 2015. Integrating network ecology with applied conservation: a synthesis and guide to implementation. AoB PLANTS 7. https://doi.org/10.1093/aobpla/plv076</w:delText>
        </w:r>
      </w:del>
    </w:p>
    <w:p w14:paraId="6A5EDAEA" w14:textId="40FC6B36" w:rsidR="00ED37B7" w:rsidDel="00C0299E" w:rsidRDefault="00ED37B7" w:rsidP="00ED37B7">
      <w:pPr>
        <w:pStyle w:val="Bibliographie"/>
        <w:rPr>
          <w:del w:id="614" w:author="Kenneth" w:date="2019-09-12T18:12:00Z"/>
          <w:rFonts w:ascii="Times New Roman" w:hAnsi="Times New Roman" w:cs="Times New Roman"/>
          <w:sz w:val="24"/>
          <w:szCs w:val="24"/>
        </w:rPr>
      </w:pPr>
      <w:del w:id="615" w:author="Kenneth" w:date="2019-09-12T18:12:00Z">
        <w:r w:rsidDel="00C0299E">
          <w:rPr>
            <w:rFonts w:ascii="Times New Roman" w:hAnsi="Times New Roman" w:cs="Times New Roman"/>
            <w:sz w:val="24"/>
            <w:szCs w:val="24"/>
          </w:rPr>
          <w:delText>Kasper, C., Voelkl, B., 2009. A social network analysis of primate groups. Primates 50, 343–356. https://doi.org/10.1007/s10329-009-0153-2</w:delText>
        </w:r>
      </w:del>
    </w:p>
    <w:p w14:paraId="54012324" w14:textId="40730F6C" w:rsidR="00ED37B7" w:rsidDel="00C0299E" w:rsidRDefault="00ED37B7" w:rsidP="00ED37B7">
      <w:pPr>
        <w:pStyle w:val="Bibliographie"/>
        <w:rPr>
          <w:del w:id="616" w:author="Kenneth" w:date="2019-09-12T18:12:00Z"/>
          <w:rFonts w:ascii="Times New Roman" w:hAnsi="Times New Roman" w:cs="Times New Roman"/>
          <w:sz w:val="24"/>
          <w:szCs w:val="24"/>
        </w:rPr>
      </w:pPr>
      <w:del w:id="617" w:author="Kenneth" w:date="2019-09-12T18:12:00Z">
        <w:r w:rsidDel="00C0299E">
          <w:rPr>
            <w:rFonts w:ascii="Times New Roman" w:hAnsi="Times New Roman" w:cs="Times New Roman"/>
            <w:sz w:val="24"/>
            <w:szCs w:val="24"/>
          </w:rPr>
          <w:delText>Krause, J., Lusseau, D., James, R., 2009. Animal social networks: an introduction. Behav Ecol Sociobiol 63, 967–973. https://doi.org/10.1007/s00265-009-0747-0</w:delText>
        </w:r>
      </w:del>
    </w:p>
    <w:p w14:paraId="4AADF7A4" w14:textId="1923793B" w:rsidR="00ED37B7" w:rsidDel="00C0299E" w:rsidRDefault="00ED37B7" w:rsidP="00ED37B7">
      <w:pPr>
        <w:pStyle w:val="Bibliographie"/>
        <w:rPr>
          <w:del w:id="618" w:author="Kenneth" w:date="2019-09-12T18:12:00Z"/>
          <w:rFonts w:ascii="Times New Roman" w:hAnsi="Times New Roman" w:cs="Times New Roman"/>
          <w:sz w:val="24"/>
          <w:szCs w:val="24"/>
        </w:rPr>
      </w:pPr>
      <w:del w:id="619" w:author="Kenneth" w:date="2019-09-12T18:12:00Z">
        <w:r w:rsidDel="00C0299E">
          <w:rPr>
            <w:rFonts w:ascii="Times New Roman" w:hAnsi="Times New Roman" w:cs="Times New Roman"/>
            <w:sz w:val="24"/>
            <w:szCs w:val="24"/>
          </w:rPr>
          <w:delText>Lusseau, D., Whitehead, H., Gero, S., 2009. Incorporating uncertainty into the study of animal social networks. arXiv:0903.1519 [physics, q-bio].</w:delText>
        </w:r>
      </w:del>
    </w:p>
    <w:p w14:paraId="0F022712" w14:textId="580446F2" w:rsidR="00ED37B7" w:rsidDel="00C0299E" w:rsidRDefault="00ED37B7" w:rsidP="00ED37B7">
      <w:pPr>
        <w:pStyle w:val="Bibliographie"/>
        <w:rPr>
          <w:del w:id="620" w:author="Kenneth" w:date="2019-09-12T18:12:00Z"/>
          <w:rFonts w:ascii="Times New Roman" w:hAnsi="Times New Roman" w:cs="Times New Roman"/>
          <w:sz w:val="24"/>
          <w:szCs w:val="24"/>
        </w:rPr>
      </w:pPr>
      <w:del w:id="621" w:author="Kenneth" w:date="2019-09-12T18:12:00Z">
        <w:r w:rsidDel="00C0299E">
          <w:rPr>
            <w:rFonts w:ascii="Times New Roman" w:hAnsi="Times New Roman" w:cs="Times New Roman"/>
            <w:sz w:val="24"/>
            <w:szCs w:val="24"/>
          </w:rPr>
          <w:delText>MacIntosh, A.J., Jacobs, A., Garcia, C., Shimizu, K., Mouri, K., Huffman, M.A., Hernandez, A.D., 2012. Monkeys in the middle: parasite transmission through the social network of a wild primate.</w:delText>
        </w:r>
      </w:del>
    </w:p>
    <w:p w14:paraId="60A1A4DE" w14:textId="453852A7" w:rsidR="00ED37B7" w:rsidDel="00C0299E" w:rsidRDefault="00ED37B7" w:rsidP="00ED37B7">
      <w:pPr>
        <w:pStyle w:val="Bibliographie"/>
        <w:rPr>
          <w:del w:id="622" w:author="Kenneth" w:date="2019-09-12T18:12:00Z"/>
          <w:rFonts w:ascii="Times New Roman" w:hAnsi="Times New Roman" w:cs="Times New Roman"/>
          <w:sz w:val="24"/>
          <w:szCs w:val="24"/>
        </w:rPr>
      </w:pPr>
      <w:del w:id="623" w:author="Kenneth" w:date="2019-09-12T18:12:00Z">
        <w:r w:rsidDel="00C0299E">
          <w:rPr>
            <w:rFonts w:ascii="Times New Roman" w:hAnsi="Times New Roman" w:cs="Times New Roman"/>
            <w:sz w:val="24"/>
            <w:szCs w:val="24"/>
          </w:rPr>
          <w:delText>MacIntosh, A.J.J., Hernandez, A.D., Huffman, M.A., 2010. Host age, sex, and reproductive seasonality affect nematode parasitism in wild Japanese macaques. Primates 51, 353–364. https://doi.org/10.1007/s10329-010-0211-9</w:delText>
        </w:r>
      </w:del>
    </w:p>
    <w:p w14:paraId="343ED5DB" w14:textId="31F95981" w:rsidR="00ED37B7" w:rsidDel="00C0299E" w:rsidRDefault="00ED37B7" w:rsidP="00ED37B7">
      <w:pPr>
        <w:pStyle w:val="Bibliographie"/>
        <w:rPr>
          <w:del w:id="624" w:author="Kenneth" w:date="2019-09-12T18:12:00Z"/>
          <w:rFonts w:ascii="Times New Roman" w:hAnsi="Times New Roman" w:cs="Times New Roman"/>
          <w:sz w:val="24"/>
          <w:szCs w:val="24"/>
        </w:rPr>
      </w:pPr>
      <w:del w:id="625" w:author="Kenneth" w:date="2019-09-12T18:12:00Z">
        <w:r w:rsidDel="00C0299E">
          <w:rPr>
            <w:rFonts w:ascii="Times New Roman" w:hAnsi="Times New Roman" w:cs="Times New Roman"/>
            <w:sz w:val="24"/>
            <w:szCs w:val="24"/>
          </w:rPr>
          <w:delText>Makagon, M.M., McCowan, B., Mench, J.A., 2012. How can social network analysis contribute to social behavior research in applied ethology? Applied Animal Behaviour Science 138, 152–161. https://doi.org/10.1016/j.applanim.2012.02.003</w:delText>
        </w:r>
      </w:del>
    </w:p>
    <w:p w14:paraId="699EFA0A" w14:textId="45EB7BE9" w:rsidR="00ED37B7" w:rsidDel="00C0299E" w:rsidRDefault="00ED37B7" w:rsidP="00ED37B7">
      <w:pPr>
        <w:pStyle w:val="Bibliographie"/>
        <w:rPr>
          <w:del w:id="626" w:author="Kenneth" w:date="2019-09-12T18:12:00Z"/>
          <w:rFonts w:ascii="Times New Roman" w:hAnsi="Times New Roman" w:cs="Times New Roman"/>
          <w:sz w:val="24"/>
          <w:szCs w:val="24"/>
        </w:rPr>
      </w:pPr>
      <w:del w:id="627" w:author="Kenneth" w:date="2019-09-12T18:12:00Z">
        <w:r w:rsidDel="00C0299E">
          <w:rPr>
            <w:rFonts w:ascii="Times New Roman" w:hAnsi="Times New Roman" w:cs="Times New Roman"/>
            <w:sz w:val="24"/>
            <w:szCs w:val="24"/>
          </w:rPr>
          <w:delText>Martínez, J.H., Chavez, M., 2019. Comparing complex networks: in defence of the simple. New J. Phys. 21, 013033. https://doi.org/10.1088/1367-2630/ab0065</w:delText>
        </w:r>
      </w:del>
    </w:p>
    <w:p w14:paraId="12EB366A" w14:textId="16ABD493" w:rsidR="00ED37B7" w:rsidDel="00C0299E" w:rsidRDefault="00ED37B7" w:rsidP="00ED37B7">
      <w:pPr>
        <w:pStyle w:val="Bibliographie"/>
        <w:rPr>
          <w:del w:id="628" w:author="Kenneth" w:date="2019-09-12T18:12:00Z"/>
          <w:rFonts w:ascii="Times New Roman" w:hAnsi="Times New Roman" w:cs="Times New Roman"/>
          <w:sz w:val="24"/>
          <w:szCs w:val="24"/>
        </w:rPr>
      </w:pPr>
      <w:del w:id="629" w:author="Kenneth" w:date="2019-09-12T18:12:00Z">
        <w:r w:rsidDel="00C0299E">
          <w:rPr>
            <w:rFonts w:ascii="Times New Roman" w:hAnsi="Times New Roman" w:cs="Times New Roman"/>
            <w:sz w:val="24"/>
            <w:szCs w:val="24"/>
          </w:rPr>
          <w:delText>Mason, O., Verwoerd, M., 2007. Graph theory and networks in Biology. IET Systems Biology 1, 89–119. https://doi.org/10.1049/iet-syb:20060038</w:delText>
        </w:r>
      </w:del>
    </w:p>
    <w:p w14:paraId="64933FBF" w14:textId="5906D91A" w:rsidR="00ED37B7" w:rsidDel="00C0299E" w:rsidRDefault="00ED37B7" w:rsidP="00ED37B7">
      <w:pPr>
        <w:pStyle w:val="Bibliographie"/>
        <w:rPr>
          <w:del w:id="630" w:author="Kenneth" w:date="2019-09-12T18:12:00Z"/>
          <w:rFonts w:ascii="Times New Roman" w:hAnsi="Times New Roman" w:cs="Times New Roman"/>
          <w:sz w:val="24"/>
          <w:szCs w:val="24"/>
        </w:rPr>
      </w:pPr>
      <w:del w:id="631" w:author="Kenneth" w:date="2019-09-12T18:12:00Z">
        <w:r w:rsidDel="00C0299E">
          <w:rPr>
            <w:rFonts w:ascii="Times New Roman" w:hAnsi="Times New Roman" w:cs="Times New Roman"/>
            <w:sz w:val="24"/>
            <w:szCs w:val="24"/>
          </w:rPr>
          <w:delText>May, R.M., Anderson, R.M., others, 1979. Population biology of infectious diseases: Part II. Nature 280, 455–461.</w:delText>
        </w:r>
      </w:del>
    </w:p>
    <w:p w14:paraId="000167EB" w14:textId="4A304E44" w:rsidR="00ED37B7" w:rsidDel="00C0299E" w:rsidRDefault="00ED37B7" w:rsidP="00ED37B7">
      <w:pPr>
        <w:pStyle w:val="Bibliographie"/>
        <w:rPr>
          <w:del w:id="632" w:author="Kenneth" w:date="2019-09-12T18:12:00Z"/>
          <w:rFonts w:ascii="Times New Roman" w:hAnsi="Times New Roman" w:cs="Times New Roman"/>
          <w:sz w:val="24"/>
          <w:szCs w:val="24"/>
        </w:rPr>
      </w:pPr>
      <w:del w:id="633" w:author="Kenneth" w:date="2019-09-12T18:12:00Z">
        <w:r w:rsidDel="00C0299E">
          <w:rPr>
            <w:rFonts w:ascii="Times New Roman" w:hAnsi="Times New Roman" w:cs="Times New Roman"/>
            <w:sz w:val="24"/>
            <w:szCs w:val="24"/>
          </w:rPr>
          <w:delText>Menche, J., Sharma, A., Kitsak, M., Ghiassian, S.D., Vidal, M., Loscalzo, J., Barabási, A.-L., 2015. Uncovering disease-disease relationships through the incomplete interactome. Science 347, 1257601. https://doi.org/10.1126/science.1257601</w:delText>
        </w:r>
      </w:del>
    </w:p>
    <w:p w14:paraId="50FC5A91" w14:textId="7A2BFE68" w:rsidR="00ED37B7" w:rsidDel="00C0299E" w:rsidRDefault="00ED37B7" w:rsidP="00ED37B7">
      <w:pPr>
        <w:pStyle w:val="Bibliographie"/>
        <w:rPr>
          <w:del w:id="634" w:author="Kenneth" w:date="2019-09-12T18:12:00Z"/>
          <w:rFonts w:ascii="Times New Roman" w:hAnsi="Times New Roman" w:cs="Times New Roman"/>
          <w:sz w:val="24"/>
          <w:szCs w:val="24"/>
        </w:rPr>
      </w:pPr>
      <w:del w:id="635" w:author="Kenneth" w:date="2019-09-12T18:12:00Z">
        <w:r w:rsidDel="00C0299E">
          <w:rPr>
            <w:rFonts w:ascii="Times New Roman" w:hAnsi="Times New Roman" w:cs="Times New Roman"/>
            <w:sz w:val="24"/>
            <w:szCs w:val="24"/>
          </w:rPr>
          <w:delText>Mourier, J., Vercelloni, J., Planes, S., 2012. Evidence of social communities in a spatially structured network of a free-ranging shark species. Animal Behaviour 83, 389–401. https://doi.org/10.1016/j.anbehav.2011.11.008</w:delText>
        </w:r>
      </w:del>
    </w:p>
    <w:p w14:paraId="7C2B4F5B" w14:textId="1922828F" w:rsidR="00ED37B7" w:rsidDel="00C0299E" w:rsidRDefault="00ED37B7" w:rsidP="00ED37B7">
      <w:pPr>
        <w:pStyle w:val="Bibliographie"/>
        <w:rPr>
          <w:del w:id="636" w:author="Kenneth" w:date="2019-09-12T18:12:00Z"/>
          <w:rFonts w:ascii="Times New Roman" w:hAnsi="Times New Roman" w:cs="Times New Roman"/>
          <w:sz w:val="24"/>
          <w:szCs w:val="24"/>
        </w:rPr>
      </w:pPr>
      <w:del w:id="637" w:author="Kenneth" w:date="2019-09-12T18:12:00Z">
        <w:r w:rsidDel="00C0299E">
          <w:rPr>
            <w:rFonts w:ascii="Times New Roman" w:hAnsi="Times New Roman" w:cs="Times New Roman"/>
            <w:sz w:val="24"/>
            <w:szCs w:val="24"/>
          </w:rPr>
          <w:delText>Nakagawa Shinichi, Johnson Paul C. D., Schielzeth Holger, 2017. The coefficient of determination R2 and intra-class correlation coefficient from generalized linear mixed-effects models revisited and expanded. Journal of The Royal Society Interface 14, 20170213. https://doi.org/10.1098/rsif.2017.0213</w:delText>
        </w:r>
      </w:del>
    </w:p>
    <w:p w14:paraId="2490463A" w14:textId="3D3E81F7" w:rsidR="00ED37B7" w:rsidDel="00C0299E" w:rsidRDefault="00ED37B7" w:rsidP="00ED37B7">
      <w:pPr>
        <w:pStyle w:val="Bibliographie"/>
        <w:rPr>
          <w:del w:id="638" w:author="Kenneth" w:date="2019-09-12T18:12:00Z"/>
          <w:rFonts w:ascii="Times New Roman" w:hAnsi="Times New Roman" w:cs="Times New Roman"/>
          <w:sz w:val="24"/>
          <w:szCs w:val="24"/>
        </w:rPr>
      </w:pPr>
      <w:del w:id="639" w:author="Kenneth" w:date="2019-09-12T18:12:00Z">
        <w:r w:rsidDel="00C0299E">
          <w:rPr>
            <w:rFonts w:ascii="Times New Roman" w:hAnsi="Times New Roman" w:cs="Times New Roman"/>
            <w:sz w:val="24"/>
            <w:szCs w:val="24"/>
          </w:rPr>
          <w:delText>Neumann, C., Duboscq, J., Dubuc, C., Ginting, A., Irwan, A.M., Agil, M., Widdig, A., Engelhardt, A., 2011. Assessing dominance hierarchies: validation and advantages of progressive evaluation with Elo-rating. Animal Behaviour 82, 911–921. https://doi.org/10.1016/j.anbehav.2011.07.016</w:delText>
        </w:r>
      </w:del>
    </w:p>
    <w:p w14:paraId="4DE2F5C3" w14:textId="5E135C90" w:rsidR="00ED37B7" w:rsidDel="00C0299E" w:rsidRDefault="00ED37B7" w:rsidP="00ED37B7">
      <w:pPr>
        <w:pStyle w:val="Bibliographie"/>
        <w:rPr>
          <w:del w:id="640" w:author="Kenneth" w:date="2019-09-12T18:12:00Z"/>
          <w:rFonts w:ascii="Times New Roman" w:hAnsi="Times New Roman" w:cs="Times New Roman"/>
          <w:sz w:val="24"/>
          <w:szCs w:val="24"/>
        </w:rPr>
      </w:pPr>
      <w:del w:id="641" w:author="Kenneth" w:date="2019-09-12T18:12:00Z">
        <w:r w:rsidDel="00C0299E">
          <w:rPr>
            <w:rFonts w:ascii="Times New Roman" w:hAnsi="Times New Roman" w:cs="Times New Roman"/>
            <w:sz w:val="24"/>
            <w:szCs w:val="24"/>
          </w:rPr>
          <w:delText>Newman, M.E.J., 2018. Estimating network structure from unreliable measurements. Physical Review E 98. https://doi.org/10.1103/PhysRevE.98.062321</w:delText>
        </w:r>
      </w:del>
    </w:p>
    <w:p w14:paraId="16FB19C0" w14:textId="27D2E29F" w:rsidR="00ED37B7" w:rsidDel="00C0299E" w:rsidRDefault="00ED37B7" w:rsidP="00ED37B7">
      <w:pPr>
        <w:pStyle w:val="Bibliographie"/>
        <w:rPr>
          <w:del w:id="642" w:author="Kenneth" w:date="2019-09-12T18:12:00Z"/>
          <w:rFonts w:ascii="Times New Roman" w:hAnsi="Times New Roman" w:cs="Times New Roman"/>
          <w:sz w:val="24"/>
          <w:szCs w:val="24"/>
        </w:rPr>
      </w:pPr>
      <w:del w:id="643" w:author="Kenneth" w:date="2019-09-12T18:12:00Z">
        <w:r w:rsidDel="00C0299E">
          <w:rPr>
            <w:rFonts w:ascii="Times New Roman" w:hAnsi="Times New Roman" w:cs="Times New Roman"/>
            <w:sz w:val="24"/>
            <w:szCs w:val="24"/>
          </w:rPr>
          <w:delText>Newman, M.E.J., 2006. Modularity and community structure in networks. Proceedings of the National Academy of Sciences 103, 8577–8582. https://doi.org/10.1073/pnas.0601602103</w:delText>
        </w:r>
      </w:del>
    </w:p>
    <w:p w14:paraId="3A17A168" w14:textId="789E5E23" w:rsidR="00ED37B7" w:rsidDel="00C0299E" w:rsidRDefault="00ED37B7" w:rsidP="00ED37B7">
      <w:pPr>
        <w:pStyle w:val="Bibliographie"/>
        <w:rPr>
          <w:del w:id="644" w:author="Kenneth" w:date="2019-09-12T18:12:00Z"/>
          <w:rFonts w:ascii="Times New Roman" w:hAnsi="Times New Roman" w:cs="Times New Roman"/>
          <w:sz w:val="24"/>
          <w:szCs w:val="24"/>
        </w:rPr>
      </w:pPr>
      <w:del w:id="645" w:author="Kenneth" w:date="2019-09-12T18:12:00Z">
        <w:r w:rsidDel="00C0299E">
          <w:rPr>
            <w:rFonts w:ascii="Times New Roman" w:hAnsi="Times New Roman" w:cs="Times New Roman"/>
            <w:sz w:val="24"/>
            <w:szCs w:val="24"/>
          </w:rPr>
          <w:delText>Newman, M.E.J., 2004. Analysis of weighted networks. Phys. Rev. E 70, 056131. https://doi.org/10.1103/PhysRevE.70.056131</w:delText>
        </w:r>
      </w:del>
    </w:p>
    <w:p w14:paraId="3797F7A3" w14:textId="6E8E5D46" w:rsidR="00ED37B7" w:rsidDel="00C0299E" w:rsidRDefault="00ED37B7" w:rsidP="00ED37B7">
      <w:pPr>
        <w:pStyle w:val="Bibliographie"/>
        <w:rPr>
          <w:del w:id="646" w:author="Kenneth" w:date="2019-09-12T18:12:00Z"/>
          <w:rFonts w:ascii="Times New Roman" w:hAnsi="Times New Roman" w:cs="Times New Roman"/>
          <w:sz w:val="24"/>
          <w:szCs w:val="24"/>
        </w:rPr>
      </w:pPr>
      <w:del w:id="647" w:author="Kenneth" w:date="2019-09-12T18:12:00Z">
        <w:r w:rsidDel="00C0299E">
          <w:rPr>
            <w:rFonts w:ascii="Times New Roman" w:hAnsi="Times New Roman" w:cs="Times New Roman"/>
            <w:sz w:val="24"/>
            <w:szCs w:val="24"/>
          </w:rPr>
          <w:delText>Newman, M.E.J., Girvan, M., 2004. Finding and evaluating community structure in networks. Phys. Rev. E 69, 026113. https://doi.org/10.1103/PhysRevE.69.026113</w:delText>
        </w:r>
      </w:del>
    </w:p>
    <w:p w14:paraId="5C03EE6C" w14:textId="366CF77C" w:rsidR="00ED37B7" w:rsidDel="00C0299E" w:rsidRDefault="00ED37B7" w:rsidP="00ED37B7">
      <w:pPr>
        <w:pStyle w:val="Bibliographie"/>
        <w:rPr>
          <w:del w:id="648" w:author="Kenneth" w:date="2019-09-12T18:12:00Z"/>
          <w:rFonts w:ascii="Times New Roman" w:hAnsi="Times New Roman" w:cs="Times New Roman"/>
          <w:sz w:val="24"/>
          <w:szCs w:val="24"/>
        </w:rPr>
      </w:pPr>
      <w:del w:id="649" w:author="Kenneth" w:date="2019-09-12T18:12:00Z">
        <w:r w:rsidDel="00C0299E">
          <w:rPr>
            <w:rFonts w:ascii="Times New Roman" w:hAnsi="Times New Roman" w:cs="Times New Roman"/>
            <w:sz w:val="24"/>
            <w:szCs w:val="24"/>
          </w:rPr>
          <w:delText>Noble, J., Davy, S., Franks, D.W., 2004. Eﬀects of the topology of social networks on information transmission, in: From Animals to Animats 8: Proceedings of the Seventh [i.e. Eighth] International Conference on Simulation of Adaptive Behavior. MIT Press, p. 10.</w:delText>
        </w:r>
      </w:del>
    </w:p>
    <w:p w14:paraId="1DDE86A5" w14:textId="158C2A03" w:rsidR="00ED37B7" w:rsidDel="00C0299E" w:rsidRDefault="00ED37B7" w:rsidP="00ED37B7">
      <w:pPr>
        <w:pStyle w:val="Bibliographie"/>
        <w:rPr>
          <w:del w:id="650" w:author="Kenneth" w:date="2019-09-12T18:12:00Z"/>
          <w:rFonts w:ascii="Times New Roman" w:hAnsi="Times New Roman" w:cs="Times New Roman"/>
          <w:sz w:val="24"/>
          <w:szCs w:val="24"/>
        </w:rPr>
      </w:pPr>
      <w:del w:id="651" w:author="Kenneth" w:date="2019-09-12T18:12:00Z">
        <w:r w:rsidDel="00C0299E">
          <w:rPr>
            <w:rFonts w:ascii="Times New Roman" w:hAnsi="Times New Roman" w:cs="Times New Roman"/>
            <w:sz w:val="24"/>
            <w:szCs w:val="24"/>
          </w:rPr>
          <w:delText>Pavlopoulos, G.A., Secrier, M., Moschopoulos, C.N., Soldatos, T.G., Kossida, S., Aerts, J., Schneider, R., Bagos, P.G., 2011. Using graph theory to analyze biological networks. BioData Mining 4, 10. https://doi.org/10.1186/1756-0381-4-10</w:delText>
        </w:r>
      </w:del>
    </w:p>
    <w:p w14:paraId="7CE02082" w14:textId="20935DB8" w:rsidR="00ED37B7" w:rsidDel="00C0299E" w:rsidRDefault="00ED37B7" w:rsidP="00ED37B7">
      <w:pPr>
        <w:pStyle w:val="Bibliographie"/>
        <w:rPr>
          <w:del w:id="652" w:author="Kenneth" w:date="2019-09-12T18:12:00Z"/>
          <w:rFonts w:ascii="Times New Roman" w:hAnsi="Times New Roman" w:cs="Times New Roman"/>
          <w:sz w:val="24"/>
          <w:szCs w:val="24"/>
        </w:rPr>
      </w:pPr>
      <w:del w:id="653" w:author="Kenneth" w:date="2019-09-12T18:12:00Z">
        <w:r w:rsidDel="00C0299E">
          <w:rPr>
            <w:rFonts w:ascii="Times New Roman" w:hAnsi="Times New Roman" w:cs="Times New Roman"/>
            <w:sz w:val="24"/>
            <w:szCs w:val="24"/>
          </w:rPr>
          <w:delText>Pedersen, A.B., Jones, K.E., Nunn, C.L., Altizer, S., 2007. Infectious Diseases and Extinction Risk in Wild Mammals. Conservation Biology 21, 1269–1279. https://doi.org/10.1111/j.1523-1739.2007.00776.x</w:delText>
        </w:r>
      </w:del>
    </w:p>
    <w:p w14:paraId="3D4C20C0" w14:textId="369261EB" w:rsidR="00ED37B7" w:rsidDel="00C0299E" w:rsidRDefault="00ED37B7" w:rsidP="00ED37B7">
      <w:pPr>
        <w:pStyle w:val="Bibliographie"/>
        <w:rPr>
          <w:del w:id="654" w:author="Kenneth" w:date="2019-09-12T18:12:00Z"/>
          <w:rFonts w:ascii="Times New Roman" w:hAnsi="Times New Roman" w:cs="Times New Roman"/>
          <w:sz w:val="24"/>
          <w:szCs w:val="24"/>
        </w:rPr>
      </w:pPr>
      <w:del w:id="655" w:author="Kenneth" w:date="2019-09-12T18:12:00Z">
        <w:r w:rsidDel="00C0299E">
          <w:rPr>
            <w:rFonts w:ascii="Times New Roman" w:hAnsi="Times New Roman" w:cs="Times New Roman"/>
            <w:sz w:val="24"/>
            <w:szCs w:val="24"/>
          </w:rPr>
          <w:delText>Peixoto, T.P., 2018. Reconstructing Networks with Unknown and Heterogeneous Errors. Phys. Rev. X 8, 041011. https://doi.org/10.1103/PhysRevX.8.041011</w:delText>
        </w:r>
      </w:del>
    </w:p>
    <w:p w14:paraId="2C91339A" w14:textId="6520FBDE" w:rsidR="00ED37B7" w:rsidDel="00C0299E" w:rsidRDefault="00ED37B7" w:rsidP="00ED37B7">
      <w:pPr>
        <w:pStyle w:val="Bibliographie"/>
        <w:rPr>
          <w:del w:id="656" w:author="Kenneth" w:date="2019-09-12T18:12:00Z"/>
          <w:rFonts w:ascii="Times New Roman" w:hAnsi="Times New Roman" w:cs="Times New Roman"/>
          <w:sz w:val="24"/>
          <w:szCs w:val="24"/>
        </w:rPr>
      </w:pPr>
      <w:del w:id="657" w:author="Kenneth" w:date="2019-09-12T18:12:00Z">
        <w:r w:rsidDel="00C0299E">
          <w:rPr>
            <w:rFonts w:ascii="Times New Roman" w:hAnsi="Times New Roman" w:cs="Times New Roman"/>
            <w:sz w:val="24"/>
            <w:szCs w:val="24"/>
          </w:rPr>
          <w:delText>Perkins, S.E., Cagnacci, F., Stradiotto, A., Arnoldi, D., Hudson, P.J., 2015. Comparison of social networks derived from ecological data: implications for inferring infectious disease dynamics. Journal of Animal Ecology 1015–1022. https://doi.org/10.1111/j.1365-2656.2009.01557.x@10.1111/(ISSN)1365-2656.SocialNetworkAnalysis</w:delText>
        </w:r>
      </w:del>
    </w:p>
    <w:p w14:paraId="59756A38" w14:textId="5CB8B5D8" w:rsidR="00ED37B7" w:rsidDel="00C0299E" w:rsidRDefault="00ED37B7" w:rsidP="00ED37B7">
      <w:pPr>
        <w:pStyle w:val="Bibliographie"/>
        <w:rPr>
          <w:del w:id="658" w:author="Kenneth" w:date="2019-09-12T18:12:00Z"/>
          <w:rFonts w:ascii="Times New Roman" w:hAnsi="Times New Roman" w:cs="Times New Roman"/>
          <w:sz w:val="24"/>
          <w:szCs w:val="24"/>
        </w:rPr>
      </w:pPr>
      <w:del w:id="659" w:author="Kenneth" w:date="2019-09-12T18:12:00Z">
        <w:r w:rsidDel="00C0299E">
          <w:rPr>
            <w:rFonts w:ascii="Times New Roman" w:hAnsi="Times New Roman" w:cs="Times New Roman"/>
            <w:sz w:val="24"/>
            <w:szCs w:val="24"/>
          </w:rPr>
          <w:delText>Perreault, C., 2010. A note on reconstructing animal social networks from independent small-group observations. Animal Behaviour 80, 551–562. https://doi.org/10.1016/j.anbehav.2010.06.020</w:delText>
        </w:r>
      </w:del>
    </w:p>
    <w:p w14:paraId="0878C6EE" w14:textId="660742AC" w:rsidR="00ED37B7" w:rsidDel="00C0299E" w:rsidRDefault="00ED37B7" w:rsidP="00ED37B7">
      <w:pPr>
        <w:pStyle w:val="Bibliographie"/>
        <w:rPr>
          <w:del w:id="660" w:author="Kenneth" w:date="2019-09-12T18:12:00Z"/>
          <w:rFonts w:ascii="Times New Roman" w:hAnsi="Times New Roman" w:cs="Times New Roman"/>
          <w:sz w:val="24"/>
          <w:szCs w:val="24"/>
        </w:rPr>
      </w:pPr>
      <w:del w:id="661" w:author="Kenneth" w:date="2019-09-12T18:12:00Z">
        <w:r w:rsidDel="00C0299E">
          <w:rPr>
            <w:rFonts w:ascii="Times New Roman" w:hAnsi="Times New Roman" w:cs="Times New Roman"/>
            <w:sz w:val="24"/>
            <w:szCs w:val="24"/>
          </w:rPr>
          <w:delText>Prado, F., Sheih, A., West, J.D., Kerr, B., 2009. Coevolutionary cycling of host sociality and pathogen virulence in contact networks. Journal of Theoretical Biology 261, 561–569. https://doi.org/10.1016/j.jtbi.2009.08.022</w:delText>
        </w:r>
      </w:del>
    </w:p>
    <w:p w14:paraId="1C74511C" w14:textId="3F95A962" w:rsidR="00ED37B7" w:rsidDel="00C0299E" w:rsidRDefault="00ED37B7" w:rsidP="00ED37B7">
      <w:pPr>
        <w:pStyle w:val="Bibliographie"/>
        <w:rPr>
          <w:del w:id="662" w:author="Kenneth" w:date="2019-09-12T18:12:00Z"/>
          <w:rFonts w:ascii="Times New Roman" w:hAnsi="Times New Roman" w:cs="Times New Roman"/>
          <w:sz w:val="24"/>
          <w:szCs w:val="24"/>
        </w:rPr>
      </w:pPr>
      <w:del w:id="663" w:author="Kenneth" w:date="2019-09-12T18:12:00Z">
        <w:r w:rsidDel="00C0299E">
          <w:rPr>
            <w:rFonts w:ascii="Times New Roman" w:hAnsi="Times New Roman" w:cs="Times New Roman"/>
            <w:sz w:val="24"/>
            <w:szCs w:val="24"/>
          </w:rPr>
          <w:delText>Proulx, S., Promislow, D., Phillips, P., 2005. Network thinking in ecology and evolution. Trends in Ecology &amp; Evolution 20, 345–353. https://doi.org/10.1016/j.tree.2005.04.004</w:delText>
        </w:r>
      </w:del>
    </w:p>
    <w:p w14:paraId="35585EF0" w14:textId="21FE1021" w:rsidR="00ED37B7" w:rsidDel="00C0299E" w:rsidRDefault="00ED37B7" w:rsidP="00ED37B7">
      <w:pPr>
        <w:pStyle w:val="Bibliographie"/>
        <w:rPr>
          <w:del w:id="664" w:author="Kenneth" w:date="2019-09-12T18:12:00Z"/>
          <w:rFonts w:ascii="Times New Roman" w:hAnsi="Times New Roman" w:cs="Times New Roman"/>
          <w:sz w:val="24"/>
          <w:szCs w:val="24"/>
        </w:rPr>
      </w:pPr>
      <w:del w:id="665" w:author="Kenneth" w:date="2019-09-12T18:12:00Z">
        <w:r w:rsidDel="00C0299E">
          <w:rPr>
            <w:rFonts w:ascii="Times New Roman" w:hAnsi="Times New Roman" w:cs="Times New Roman"/>
            <w:sz w:val="24"/>
            <w:szCs w:val="24"/>
          </w:rPr>
          <w:delText>Psorakis, I., Voelkl, B., Garroway, C.J., Radersma, R., Aplin, L.M., Crates, R.A., Culina, A., Farine, D.R., Firth, J.A., Hinde, C.A., Kidd, L.R., Milligan, N.D., Roberts, S.J., Verhelst, B., Sheldon, B.C., 2015. Inferring social structure from temporal data. Behav Ecol Sociobiol 69, 857–866. https://doi.org/10.1007/s00265-015-1906-0</w:delText>
        </w:r>
      </w:del>
    </w:p>
    <w:p w14:paraId="1A3EE6C5" w14:textId="2ABD8A5F" w:rsidR="00ED37B7" w:rsidDel="00C0299E" w:rsidRDefault="00ED37B7" w:rsidP="00ED37B7">
      <w:pPr>
        <w:pStyle w:val="Bibliographie"/>
        <w:rPr>
          <w:del w:id="666" w:author="Kenneth" w:date="2019-09-12T18:12:00Z"/>
          <w:rFonts w:ascii="Times New Roman" w:hAnsi="Times New Roman" w:cs="Times New Roman"/>
          <w:sz w:val="24"/>
          <w:szCs w:val="24"/>
        </w:rPr>
      </w:pPr>
      <w:del w:id="667" w:author="Kenneth" w:date="2019-09-12T18:12:00Z">
        <w:r w:rsidDel="00C0299E">
          <w:rPr>
            <w:rFonts w:ascii="Times New Roman" w:hAnsi="Times New Roman" w:cs="Times New Roman"/>
            <w:sz w:val="24"/>
            <w:szCs w:val="24"/>
          </w:rPr>
          <w:delText>R Core Team, 2019. R: A Language and Environment for Statistical Computing. R Foundation for Statistical Computing, Vienna, Austria.</w:delText>
        </w:r>
      </w:del>
    </w:p>
    <w:p w14:paraId="7A27D546" w14:textId="69D509CD" w:rsidR="00ED37B7" w:rsidDel="00C0299E" w:rsidRDefault="00ED37B7" w:rsidP="00ED37B7">
      <w:pPr>
        <w:pStyle w:val="Bibliographie"/>
        <w:rPr>
          <w:del w:id="668" w:author="Kenneth" w:date="2019-09-12T18:12:00Z"/>
          <w:rFonts w:ascii="Times New Roman" w:hAnsi="Times New Roman" w:cs="Times New Roman"/>
          <w:sz w:val="24"/>
          <w:szCs w:val="24"/>
        </w:rPr>
      </w:pPr>
      <w:del w:id="669" w:author="Kenneth" w:date="2019-09-12T18:12:00Z">
        <w:r w:rsidDel="00C0299E">
          <w:rPr>
            <w:rFonts w:ascii="Times New Roman" w:hAnsi="Times New Roman" w:cs="Times New Roman"/>
            <w:sz w:val="24"/>
            <w:szCs w:val="24"/>
          </w:rPr>
          <w:delText>Romano, V., Duboscq, J., Sarabian, C., Thomas, E., Sueur, C., MacIntosh, A.J.J., 2016. Modeling infection transmission in primate networks to predict centrality-based risk: Individual Centrality and Infection Flow. Am. J. Primatol. 78, 767–779. https://doi.org/10.1002/ajp.22542</w:delText>
        </w:r>
      </w:del>
    </w:p>
    <w:p w14:paraId="652DEA18" w14:textId="0AEECDCE" w:rsidR="00ED37B7" w:rsidDel="00C0299E" w:rsidRDefault="00ED37B7" w:rsidP="00ED37B7">
      <w:pPr>
        <w:pStyle w:val="Bibliographie"/>
        <w:rPr>
          <w:del w:id="670" w:author="Kenneth" w:date="2019-09-12T18:12:00Z"/>
          <w:rFonts w:ascii="Times New Roman" w:hAnsi="Times New Roman" w:cs="Times New Roman"/>
          <w:sz w:val="24"/>
          <w:szCs w:val="24"/>
        </w:rPr>
      </w:pPr>
      <w:del w:id="671" w:author="Kenneth" w:date="2019-09-12T18:12:00Z">
        <w:r w:rsidDel="00C0299E">
          <w:rPr>
            <w:rFonts w:ascii="Times New Roman" w:hAnsi="Times New Roman" w:cs="Times New Roman"/>
            <w:sz w:val="24"/>
            <w:szCs w:val="24"/>
          </w:rPr>
          <w:delText>Sah, P., Mann, J., Bansal, S., 2018. Disease implications of animal social network structure: A synthesis across social systems. J Anim Ecol 87, 546–558. https://doi.org/10.1111/1365-2656.12786</w:delText>
        </w:r>
      </w:del>
    </w:p>
    <w:p w14:paraId="2D7A8ABD" w14:textId="46349BF6" w:rsidR="00ED37B7" w:rsidDel="00C0299E" w:rsidRDefault="00ED37B7" w:rsidP="00ED37B7">
      <w:pPr>
        <w:pStyle w:val="Bibliographie"/>
        <w:rPr>
          <w:del w:id="672" w:author="Kenneth" w:date="2019-09-12T18:12:00Z"/>
          <w:rFonts w:ascii="Times New Roman" w:hAnsi="Times New Roman" w:cs="Times New Roman"/>
          <w:sz w:val="24"/>
          <w:szCs w:val="24"/>
        </w:rPr>
      </w:pPr>
      <w:del w:id="673" w:author="Kenneth" w:date="2019-09-12T18:12:00Z">
        <w:r w:rsidDel="00C0299E">
          <w:rPr>
            <w:rFonts w:ascii="Times New Roman" w:hAnsi="Times New Roman" w:cs="Times New Roman"/>
            <w:sz w:val="24"/>
            <w:szCs w:val="24"/>
          </w:rPr>
          <w:delText>Sarabian, C., MacIntosh, A.J.J., 2015. Hygienic tendencies correlate with low geohelminth infection in free-ranging macaques. Biology Letters 11, 20150757. https://doi.org/10.1098/rsbl.2015.0757</w:delText>
        </w:r>
      </w:del>
    </w:p>
    <w:p w14:paraId="51293D57" w14:textId="6B4FFEB6" w:rsidR="00ED37B7" w:rsidDel="00C0299E" w:rsidRDefault="00ED37B7" w:rsidP="00ED37B7">
      <w:pPr>
        <w:pStyle w:val="Bibliographie"/>
        <w:rPr>
          <w:del w:id="674" w:author="Kenneth" w:date="2019-09-12T18:12:00Z"/>
          <w:rFonts w:ascii="Times New Roman" w:hAnsi="Times New Roman" w:cs="Times New Roman"/>
          <w:sz w:val="24"/>
          <w:szCs w:val="24"/>
        </w:rPr>
      </w:pPr>
      <w:del w:id="675" w:author="Kenneth" w:date="2019-09-12T18:12:00Z">
        <w:r w:rsidDel="00C0299E">
          <w:rPr>
            <w:rFonts w:ascii="Times New Roman" w:hAnsi="Times New Roman" w:cs="Times New Roman"/>
            <w:sz w:val="24"/>
            <w:szCs w:val="24"/>
          </w:rPr>
          <w:delText>Shinde, P., Jalan, S., 2015. A multilayer protein-protein interaction network analysis of different life stages in Caenorhabditis elegans. EPL 112, 58001. https://doi.org/10.1209/0295-5075/112/58001</w:delText>
        </w:r>
      </w:del>
    </w:p>
    <w:p w14:paraId="362313CA" w14:textId="43483092" w:rsidR="00ED37B7" w:rsidDel="00C0299E" w:rsidRDefault="00ED37B7" w:rsidP="00ED37B7">
      <w:pPr>
        <w:pStyle w:val="Bibliographie"/>
        <w:rPr>
          <w:del w:id="676" w:author="Kenneth" w:date="2019-09-12T18:12:00Z"/>
          <w:rFonts w:ascii="Times New Roman" w:hAnsi="Times New Roman" w:cs="Times New Roman"/>
          <w:sz w:val="24"/>
          <w:szCs w:val="24"/>
        </w:rPr>
      </w:pPr>
      <w:del w:id="677" w:author="Kenneth" w:date="2019-09-12T18:12:00Z">
        <w:r w:rsidDel="00C0299E">
          <w:rPr>
            <w:rFonts w:ascii="Times New Roman" w:hAnsi="Times New Roman" w:cs="Times New Roman"/>
            <w:sz w:val="24"/>
            <w:szCs w:val="24"/>
          </w:rPr>
          <w:delText>Shore, J., Lubin, B., 2015. Spectral goodness of fit for network models. Social Networks 43, 16–27. https://doi.org/10.1016/j.socnet.2015.04.004</w:delText>
        </w:r>
      </w:del>
    </w:p>
    <w:p w14:paraId="7ABAF669" w14:textId="0E0445B9" w:rsidR="00ED37B7" w:rsidDel="00C0299E" w:rsidRDefault="00ED37B7" w:rsidP="00ED37B7">
      <w:pPr>
        <w:pStyle w:val="Bibliographie"/>
        <w:rPr>
          <w:del w:id="678" w:author="Kenneth" w:date="2019-09-12T18:12:00Z"/>
          <w:rFonts w:ascii="Times New Roman" w:hAnsi="Times New Roman" w:cs="Times New Roman"/>
          <w:sz w:val="24"/>
          <w:szCs w:val="24"/>
        </w:rPr>
      </w:pPr>
      <w:del w:id="679" w:author="Kenneth" w:date="2019-09-12T18:12:00Z">
        <w:r w:rsidDel="00C0299E">
          <w:rPr>
            <w:rFonts w:ascii="Times New Roman" w:hAnsi="Times New Roman" w:cs="Times New Roman"/>
            <w:sz w:val="24"/>
            <w:szCs w:val="24"/>
          </w:rPr>
          <w:delText>Silk, M.J., Croft, D.P., Delahay, R.J., Hodgson, D.J., Boots, M., Weber, N., McDonald, R.A., 2017. Using Social Network Measures in Wildlife Disease Ecology, Epidemiology, and Management. BioScience 67, 245–257. https://doi.org/10.1093/biosci/biw175</w:delText>
        </w:r>
      </w:del>
    </w:p>
    <w:p w14:paraId="718C05AA" w14:textId="1DAAA2EB" w:rsidR="00ED37B7" w:rsidDel="00C0299E" w:rsidRDefault="00ED37B7" w:rsidP="00ED37B7">
      <w:pPr>
        <w:pStyle w:val="Bibliographie"/>
        <w:rPr>
          <w:del w:id="680" w:author="Kenneth" w:date="2019-09-12T18:12:00Z"/>
          <w:rFonts w:ascii="Times New Roman" w:hAnsi="Times New Roman" w:cs="Times New Roman"/>
          <w:sz w:val="24"/>
          <w:szCs w:val="24"/>
        </w:rPr>
      </w:pPr>
      <w:del w:id="681" w:author="Kenneth" w:date="2019-09-12T18:12:00Z">
        <w:r w:rsidDel="00C0299E">
          <w:rPr>
            <w:rFonts w:ascii="Times New Roman" w:hAnsi="Times New Roman" w:cs="Times New Roman"/>
            <w:sz w:val="24"/>
            <w:szCs w:val="24"/>
          </w:rPr>
          <w:delText>Singh, L., Bienenstock, E.J., Mann, J., 2010. Perspectives on Social Network Analysis for Observational Scientific Data, in: Furht, B. (Ed.), Handbook of Social Network Technologies and Applications. Springer US, Boston, MA, pp. 147–168. https://doi.org/10.1007/978-1-4419-7142-5_7</w:delText>
        </w:r>
      </w:del>
    </w:p>
    <w:p w14:paraId="23C23DC6" w14:textId="3E4E6330" w:rsidR="00ED37B7" w:rsidDel="00C0299E" w:rsidRDefault="00ED37B7" w:rsidP="00ED37B7">
      <w:pPr>
        <w:pStyle w:val="Bibliographie"/>
        <w:rPr>
          <w:del w:id="682" w:author="Kenneth" w:date="2019-09-12T18:12:00Z"/>
          <w:rFonts w:ascii="Times New Roman" w:hAnsi="Times New Roman" w:cs="Times New Roman"/>
          <w:sz w:val="24"/>
          <w:szCs w:val="24"/>
        </w:rPr>
      </w:pPr>
      <w:del w:id="683" w:author="Kenneth" w:date="2019-09-12T18:12:00Z">
        <w:r w:rsidDel="00C0299E">
          <w:rPr>
            <w:rFonts w:ascii="Times New Roman" w:hAnsi="Times New Roman" w:cs="Times New Roman"/>
            <w:sz w:val="24"/>
            <w:szCs w:val="24"/>
          </w:rPr>
          <w:delText>Smith, K.F., Sax, D.F., Lafferty, K.D., 2006. Evidence for the Role of Infectious Disease in Species Extinction and Endangerment. Conservation Biology 20, 1349–1357. https://doi.org/10.1111/j.1523-1739.2006.00524.x</w:delText>
        </w:r>
      </w:del>
    </w:p>
    <w:p w14:paraId="6DC8A7DF" w14:textId="148CD97B" w:rsidR="00ED37B7" w:rsidDel="00C0299E" w:rsidRDefault="00ED37B7" w:rsidP="00ED37B7">
      <w:pPr>
        <w:pStyle w:val="Bibliographie"/>
        <w:rPr>
          <w:del w:id="684" w:author="Kenneth" w:date="2019-09-12T18:12:00Z"/>
          <w:rFonts w:ascii="Times New Roman" w:hAnsi="Times New Roman" w:cs="Times New Roman"/>
          <w:sz w:val="24"/>
          <w:szCs w:val="24"/>
        </w:rPr>
      </w:pPr>
      <w:del w:id="685" w:author="Kenneth" w:date="2019-09-12T18:12:00Z">
        <w:r w:rsidDel="00C0299E">
          <w:rPr>
            <w:rFonts w:ascii="Times New Roman" w:hAnsi="Times New Roman" w:cs="Times New Roman"/>
            <w:sz w:val="24"/>
            <w:szCs w:val="24"/>
          </w:rPr>
          <w:delText>Snijders, L., Blumstein, D.T., Stanley, C.R., Franks, D.W., 2017. Animal Social Network Theory Can Help Wildlife Conservation. Trends in Ecology &amp; Evolution 32, 567–577. https://doi.org/10.1016/j.tree.2017.05.005</w:delText>
        </w:r>
      </w:del>
    </w:p>
    <w:p w14:paraId="45DD1923" w14:textId="7A801308" w:rsidR="00ED37B7" w:rsidDel="00C0299E" w:rsidRDefault="00ED37B7" w:rsidP="00ED37B7">
      <w:pPr>
        <w:pStyle w:val="Bibliographie"/>
        <w:rPr>
          <w:del w:id="686" w:author="Kenneth" w:date="2019-09-12T18:12:00Z"/>
          <w:rFonts w:ascii="Times New Roman" w:hAnsi="Times New Roman" w:cs="Times New Roman"/>
          <w:sz w:val="24"/>
          <w:szCs w:val="24"/>
        </w:rPr>
      </w:pPr>
      <w:del w:id="687" w:author="Kenneth" w:date="2019-09-12T18:12:00Z">
        <w:r w:rsidDel="00C0299E">
          <w:rPr>
            <w:rFonts w:ascii="Times New Roman" w:hAnsi="Times New Roman" w:cs="Times New Roman"/>
            <w:sz w:val="24"/>
            <w:szCs w:val="24"/>
          </w:rPr>
          <w:delText>Snijders, T.A., Borgatti, S.P., 1999. Non-parametric standard errors and tests for network statistics. Connections 22, 161–170.</w:delText>
        </w:r>
      </w:del>
    </w:p>
    <w:p w14:paraId="4E1A28C2" w14:textId="70AFC08A" w:rsidR="00ED37B7" w:rsidDel="00C0299E" w:rsidRDefault="00ED37B7" w:rsidP="00ED37B7">
      <w:pPr>
        <w:pStyle w:val="Bibliographie"/>
        <w:rPr>
          <w:del w:id="688" w:author="Kenneth" w:date="2019-09-12T18:12:00Z"/>
          <w:rFonts w:ascii="Times New Roman" w:hAnsi="Times New Roman" w:cs="Times New Roman"/>
          <w:sz w:val="24"/>
          <w:szCs w:val="24"/>
        </w:rPr>
      </w:pPr>
      <w:del w:id="689" w:author="Kenneth" w:date="2019-09-12T18:12:00Z">
        <w:r w:rsidDel="00C0299E">
          <w:rPr>
            <w:rFonts w:ascii="Times New Roman" w:hAnsi="Times New Roman" w:cs="Times New Roman"/>
            <w:sz w:val="24"/>
            <w:szCs w:val="24"/>
          </w:rPr>
          <w:delText>Snijders, T.A.B., 2011. Statistical Models for Social Networks. Annu. Rev. Sociol. 37, 131–153. https://doi.org/10.1146/annurev.soc.012809.102709</w:delText>
        </w:r>
      </w:del>
    </w:p>
    <w:p w14:paraId="5C9A7A89" w14:textId="217A6293" w:rsidR="00ED37B7" w:rsidDel="00C0299E" w:rsidRDefault="00ED37B7" w:rsidP="00ED37B7">
      <w:pPr>
        <w:pStyle w:val="Bibliographie"/>
        <w:rPr>
          <w:del w:id="690" w:author="Kenneth" w:date="2019-09-12T18:12:00Z"/>
          <w:rFonts w:ascii="Times New Roman" w:hAnsi="Times New Roman" w:cs="Times New Roman"/>
          <w:sz w:val="24"/>
          <w:szCs w:val="24"/>
        </w:rPr>
      </w:pPr>
      <w:del w:id="691" w:author="Kenneth" w:date="2019-09-12T18:12:00Z">
        <w:r w:rsidDel="00C0299E">
          <w:rPr>
            <w:rFonts w:ascii="Times New Roman" w:hAnsi="Times New Roman" w:cs="Times New Roman"/>
            <w:sz w:val="24"/>
            <w:szCs w:val="24"/>
          </w:rPr>
          <w:delText>Sueur, C., Jacobs, A., Amblard, F., Petit, O., King, A.J., 2011a. How can social network analysis improve the study of primate behavior? Am. J. Primatol. 73, 703–719. https://doi.org/10.1002/ajp.20915</w:delText>
        </w:r>
      </w:del>
    </w:p>
    <w:p w14:paraId="2D5BAE5D" w14:textId="616B7B4E" w:rsidR="00ED37B7" w:rsidDel="00C0299E" w:rsidRDefault="00ED37B7" w:rsidP="00ED37B7">
      <w:pPr>
        <w:pStyle w:val="Bibliographie"/>
        <w:rPr>
          <w:del w:id="692" w:author="Kenneth" w:date="2019-09-12T18:12:00Z"/>
          <w:rFonts w:ascii="Times New Roman" w:hAnsi="Times New Roman" w:cs="Times New Roman"/>
          <w:sz w:val="24"/>
          <w:szCs w:val="24"/>
        </w:rPr>
      </w:pPr>
      <w:del w:id="693" w:author="Kenneth" w:date="2019-09-12T18:12:00Z">
        <w:r w:rsidDel="00C0299E">
          <w:rPr>
            <w:rFonts w:ascii="Times New Roman" w:hAnsi="Times New Roman" w:cs="Times New Roman"/>
            <w:sz w:val="24"/>
            <w:szCs w:val="24"/>
          </w:rPr>
          <w:delText>Sueur, C., Petit, O., De Marco, A., Jacobs, A.T., Watanabe, K., Thierry, B., 2011b. A comparative network analysis of social style in macaques. Animal Behaviour 82, 845–852.</w:delText>
        </w:r>
      </w:del>
    </w:p>
    <w:p w14:paraId="313D0266" w14:textId="33674820" w:rsidR="00ED37B7" w:rsidDel="00C0299E" w:rsidRDefault="00ED37B7" w:rsidP="00ED37B7">
      <w:pPr>
        <w:pStyle w:val="Bibliographie"/>
        <w:rPr>
          <w:del w:id="694" w:author="Kenneth" w:date="2019-09-12T18:12:00Z"/>
          <w:rFonts w:ascii="Times New Roman" w:hAnsi="Times New Roman" w:cs="Times New Roman"/>
          <w:sz w:val="24"/>
          <w:szCs w:val="24"/>
        </w:rPr>
      </w:pPr>
      <w:del w:id="695" w:author="Kenneth" w:date="2019-09-12T18:12:00Z">
        <w:r w:rsidDel="00C0299E">
          <w:rPr>
            <w:rFonts w:ascii="Times New Roman" w:hAnsi="Times New Roman" w:cs="Times New Roman"/>
            <w:sz w:val="24"/>
            <w:szCs w:val="24"/>
          </w:rPr>
          <w:delText>Sundaresan, S.R., Fischhoff, I.R., Dushoff, J., 2009. Avoiding spurious findings of nonrandom social structure in association data. Animal Behaviour 77, 1381–1385. https://doi.org/10.1016/j.anbehav.2009.01.021</w:delText>
        </w:r>
      </w:del>
    </w:p>
    <w:p w14:paraId="0C91CA04" w14:textId="60CCBC5A" w:rsidR="00ED37B7" w:rsidDel="00C0299E" w:rsidRDefault="00ED37B7" w:rsidP="00ED37B7">
      <w:pPr>
        <w:pStyle w:val="Bibliographie"/>
        <w:rPr>
          <w:del w:id="696" w:author="Kenneth" w:date="2019-09-12T18:12:00Z"/>
          <w:rFonts w:ascii="Times New Roman" w:hAnsi="Times New Roman" w:cs="Times New Roman"/>
          <w:sz w:val="24"/>
          <w:szCs w:val="24"/>
        </w:rPr>
      </w:pPr>
      <w:del w:id="697" w:author="Kenneth" w:date="2019-09-12T18:12:00Z">
        <w:r w:rsidDel="00C0299E">
          <w:rPr>
            <w:rFonts w:ascii="Times New Roman" w:hAnsi="Times New Roman" w:cs="Times New Roman"/>
            <w:sz w:val="24"/>
            <w:szCs w:val="24"/>
          </w:rPr>
          <w:delText>Sundaresan, S.R., Fischhoff, I.R., Dushoff, J., Rubenstein, D.I., 2007. Network metrics reveal differences in social organization between two fission–fusion species, Grevy’s zebra and onager. Oecologia 151, 140–149. https://doi.org/10.1007/s00442-006-0553-6</w:delText>
        </w:r>
      </w:del>
    </w:p>
    <w:p w14:paraId="4FFFAF74" w14:textId="4B944A51" w:rsidR="00ED37B7" w:rsidDel="00C0299E" w:rsidRDefault="00ED37B7" w:rsidP="00ED37B7">
      <w:pPr>
        <w:pStyle w:val="Bibliographie"/>
        <w:rPr>
          <w:del w:id="698" w:author="Kenneth" w:date="2019-09-12T18:12:00Z"/>
          <w:rFonts w:ascii="Times New Roman" w:hAnsi="Times New Roman" w:cs="Times New Roman"/>
          <w:sz w:val="24"/>
          <w:szCs w:val="24"/>
        </w:rPr>
      </w:pPr>
      <w:del w:id="699" w:author="Kenneth" w:date="2019-09-12T18:12:00Z">
        <w:r w:rsidDel="00C0299E">
          <w:rPr>
            <w:rFonts w:ascii="Times New Roman" w:hAnsi="Times New Roman" w:cs="Times New Roman"/>
            <w:sz w:val="24"/>
            <w:szCs w:val="24"/>
          </w:rPr>
          <w:delText>Teixeira, F., Derudder, B., 2018. SKYNET: An R package for generating air passenger networks for urban studies. Urban Studies 0042098018803258. https://doi.org/10.1177/0042098018803258</w:delText>
        </w:r>
      </w:del>
    </w:p>
    <w:p w14:paraId="1EFAD13B" w14:textId="12F3D8AD" w:rsidR="00ED37B7" w:rsidDel="00C0299E" w:rsidRDefault="00ED37B7" w:rsidP="00ED37B7">
      <w:pPr>
        <w:pStyle w:val="Bibliographie"/>
        <w:rPr>
          <w:del w:id="700" w:author="Kenneth" w:date="2019-09-12T18:12:00Z"/>
          <w:rFonts w:ascii="Times New Roman" w:hAnsi="Times New Roman" w:cs="Times New Roman"/>
          <w:sz w:val="24"/>
          <w:szCs w:val="24"/>
        </w:rPr>
      </w:pPr>
      <w:del w:id="701" w:author="Kenneth" w:date="2019-09-12T18:12:00Z">
        <w:r w:rsidDel="00C0299E">
          <w:rPr>
            <w:rFonts w:ascii="Times New Roman" w:hAnsi="Times New Roman" w:cs="Times New Roman"/>
            <w:sz w:val="24"/>
            <w:szCs w:val="24"/>
          </w:rPr>
          <w:delText>Thierry, B., Singh, M., Kaumanns, W., 2004. Macaque societies: a model for the study of social organization. Cambridge University Press.</w:delText>
        </w:r>
      </w:del>
    </w:p>
    <w:p w14:paraId="173980FA" w14:textId="42ABA6E3" w:rsidR="00ED37B7" w:rsidDel="00C0299E" w:rsidRDefault="00ED37B7" w:rsidP="00ED37B7">
      <w:pPr>
        <w:pStyle w:val="Bibliographie"/>
        <w:rPr>
          <w:del w:id="702" w:author="Kenneth" w:date="2019-09-12T18:12:00Z"/>
          <w:rFonts w:ascii="Times New Roman" w:hAnsi="Times New Roman" w:cs="Times New Roman"/>
          <w:sz w:val="24"/>
          <w:szCs w:val="24"/>
        </w:rPr>
      </w:pPr>
      <w:del w:id="703" w:author="Kenneth" w:date="2019-09-12T18:12:00Z">
        <w:r w:rsidDel="00C0299E">
          <w:rPr>
            <w:rFonts w:ascii="Times New Roman" w:hAnsi="Times New Roman" w:cs="Times New Roman"/>
            <w:sz w:val="24"/>
            <w:szCs w:val="24"/>
          </w:rPr>
          <w:delText>Thomas, A., Cannings, R., Monk, N.A.M., Cannings, C., 2003. On the structure of protein–protein interaction networks. Biochm. Soc. Trans. 31, 1491–1496. https://doi.org/10.1042/bst0311491</w:delText>
        </w:r>
      </w:del>
    </w:p>
    <w:p w14:paraId="1415C7AC" w14:textId="5B77E8BE" w:rsidR="00ED37B7" w:rsidDel="00C0299E" w:rsidRDefault="00ED37B7" w:rsidP="00ED37B7">
      <w:pPr>
        <w:pStyle w:val="Bibliographie"/>
        <w:rPr>
          <w:del w:id="704" w:author="Kenneth" w:date="2019-09-12T18:12:00Z"/>
          <w:rFonts w:ascii="Times New Roman" w:hAnsi="Times New Roman" w:cs="Times New Roman"/>
          <w:sz w:val="24"/>
          <w:szCs w:val="24"/>
        </w:rPr>
      </w:pPr>
      <w:del w:id="705" w:author="Kenneth" w:date="2019-09-12T18:12:00Z">
        <w:r w:rsidDel="00C0299E">
          <w:rPr>
            <w:rFonts w:ascii="Times New Roman" w:hAnsi="Times New Roman" w:cs="Times New Roman"/>
            <w:sz w:val="24"/>
            <w:szCs w:val="24"/>
          </w:rPr>
          <w:delText>Vázquez, D.P., Morris, W.F., Jordano, P., 2005. Interaction frequency as a surrogate for the total effect of animal mutualists on plants. Ecology Letters 8, 1088–1094. https://doi.org/10.1111/j.1461-0248.2005.00810.x</w:delText>
        </w:r>
      </w:del>
    </w:p>
    <w:p w14:paraId="2299C496" w14:textId="0A3D084C" w:rsidR="00ED37B7" w:rsidDel="00C0299E" w:rsidRDefault="00ED37B7" w:rsidP="00ED37B7">
      <w:pPr>
        <w:pStyle w:val="Bibliographie"/>
        <w:rPr>
          <w:del w:id="706" w:author="Kenneth" w:date="2019-09-12T18:12:00Z"/>
          <w:rFonts w:ascii="Times New Roman" w:hAnsi="Times New Roman" w:cs="Times New Roman"/>
          <w:sz w:val="24"/>
          <w:szCs w:val="24"/>
        </w:rPr>
      </w:pPr>
      <w:del w:id="707" w:author="Kenneth" w:date="2019-09-12T18:12:00Z">
        <w:r w:rsidDel="00C0299E">
          <w:rPr>
            <w:rFonts w:ascii="Times New Roman" w:hAnsi="Times New Roman" w:cs="Times New Roman"/>
            <w:sz w:val="24"/>
            <w:szCs w:val="24"/>
          </w:rPr>
          <w:delText>Wey, T., Blumstein, D.T., Shen, W., Jordán, F., 2008a. Social network analysis of animal behaviour: a promising tool for the study of sociality. Animal Behaviour 75, 333–344. https://doi.org/10.1016/j.anbehav.2007.06.020</w:delText>
        </w:r>
      </w:del>
    </w:p>
    <w:p w14:paraId="001783B1" w14:textId="627408C0" w:rsidR="00ED37B7" w:rsidDel="00C0299E" w:rsidRDefault="00ED37B7" w:rsidP="00ED37B7">
      <w:pPr>
        <w:pStyle w:val="Bibliographie"/>
        <w:rPr>
          <w:del w:id="708" w:author="Kenneth" w:date="2019-09-12T18:12:00Z"/>
          <w:rFonts w:ascii="Times New Roman" w:hAnsi="Times New Roman" w:cs="Times New Roman"/>
          <w:sz w:val="24"/>
          <w:szCs w:val="24"/>
        </w:rPr>
      </w:pPr>
      <w:del w:id="709" w:author="Kenneth" w:date="2019-09-12T18:12:00Z">
        <w:r w:rsidDel="00C0299E">
          <w:rPr>
            <w:rFonts w:ascii="Times New Roman" w:hAnsi="Times New Roman" w:cs="Times New Roman"/>
            <w:sz w:val="24"/>
            <w:szCs w:val="24"/>
          </w:rPr>
          <w:delText>Wey, T., Blumstein, D.T., Shen, W., Jordán, F., 2008b. Social network analysis of animal behaviour: a promising tool for the study of sociality. Animal Behaviour 75, 333–344. https://doi.org/10.1016/j.anbehav.2007.06.020</w:delText>
        </w:r>
      </w:del>
    </w:p>
    <w:p w14:paraId="2123BE92" w14:textId="17206F0C" w:rsidR="00ED37B7" w:rsidDel="00C0299E" w:rsidRDefault="00ED37B7" w:rsidP="00ED37B7">
      <w:pPr>
        <w:pStyle w:val="Bibliographie"/>
        <w:rPr>
          <w:del w:id="710" w:author="Kenneth" w:date="2019-09-12T18:12:00Z"/>
          <w:rFonts w:ascii="Times New Roman" w:hAnsi="Times New Roman" w:cs="Times New Roman"/>
          <w:sz w:val="24"/>
          <w:szCs w:val="24"/>
        </w:rPr>
      </w:pPr>
      <w:del w:id="711" w:author="Kenneth" w:date="2019-09-12T18:12:00Z">
        <w:r w:rsidDel="00C0299E">
          <w:rPr>
            <w:rFonts w:ascii="Times New Roman" w:hAnsi="Times New Roman" w:cs="Times New Roman"/>
            <w:sz w:val="24"/>
            <w:szCs w:val="24"/>
          </w:rPr>
          <w:delText>Whitehead, H., 2008. Analyzing animal societies: quantitative methods for vertebrate social analysis. University of Chicago Press.</w:delText>
        </w:r>
      </w:del>
    </w:p>
    <w:p w14:paraId="7352B364" w14:textId="5250D130" w:rsidR="00ED37B7" w:rsidDel="00C0299E" w:rsidRDefault="00ED37B7" w:rsidP="00ED37B7">
      <w:pPr>
        <w:pStyle w:val="Bibliographie"/>
        <w:rPr>
          <w:del w:id="712" w:author="Kenneth" w:date="2019-09-12T18:12:00Z"/>
          <w:rFonts w:ascii="Times New Roman" w:hAnsi="Times New Roman" w:cs="Times New Roman"/>
          <w:sz w:val="24"/>
          <w:szCs w:val="24"/>
        </w:rPr>
      </w:pPr>
      <w:del w:id="713" w:author="Kenneth" w:date="2019-09-12T18:12:00Z">
        <w:r w:rsidDel="00C0299E">
          <w:rPr>
            <w:rFonts w:ascii="Times New Roman" w:hAnsi="Times New Roman" w:cs="Times New Roman"/>
            <w:sz w:val="24"/>
            <w:szCs w:val="24"/>
          </w:rPr>
          <w:delText>WHO, 2016. GHO: Causes of death [WWW Document]. WHO. URL http://apps.who.int/gho/data/node.main.GHECOD?lang=en (accessed 5.30.16).</w:delText>
        </w:r>
      </w:del>
    </w:p>
    <w:p w14:paraId="46B8EE53" w14:textId="248EFB4E" w:rsidR="00ED37B7" w:rsidDel="00C0299E" w:rsidRDefault="00ED37B7" w:rsidP="00ED37B7">
      <w:pPr>
        <w:pStyle w:val="Bibliographie"/>
        <w:rPr>
          <w:del w:id="714" w:author="Kenneth" w:date="2019-09-12T18:12:00Z"/>
          <w:rFonts w:ascii="Times New Roman" w:hAnsi="Times New Roman" w:cs="Times New Roman"/>
          <w:sz w:val="24"/>
          <w:szCs w:val="24"/>
        </w:rPr>
      </w:pPr>
      <w:del w:id="715" w:author="Kenneth" w:date="2019-09-12T18:12:00Z">
        <w:r w:rsidDel="00C0299E">
          <w:rPr>
            <w:rFonts w:ascii="Times New Roman" w:hAnsi="Times New Roman" w:cs="Times New Roman"/>
            <w:sz w:val="24"/>
            <w:szCs w:val="24"/>
          </w:rPr>
          <w:delText>Zengler, K., Zaramela, L.S., 2018. The social network of microorganisms — how auxotrophies shape complex communities. Nat Rev Microbiol 16, 383–390. https://doi.org/10.1038/s41579-018-0004-5</w:delText>
        </w:r>
      </w:del>
    </w:p>
    <w:p w14:paraId="46054563" w14:textId="5754AB99" w:rsidR="00C81F7E" w:rsidRPr="00263C3B" w:rsidRDefault="00C81F7E" w:rsidP="00C81F7E">
      <w:r w:rsidRPr="00263C3B">
        <w:fldChar w:fldCharType="end"/>
      </w:r>
    </w:p>
    <w:sectPr w:rsidR="00C81F7E" w:rsidRPr="00263C3B" w:rsidSect="00FA3C53">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 w:author="Andrew MacIntosh" w:date="2019-09-06T15:18:00Z" w:initials="AM">
    <w:p w14:paraId="01C17F0E" w14:textId="0937558A" w:rsidR="006E4431" w:rsidRDefault="006E4431">
      <w:pPr>
        <w:pStyle w:val="Commentaire"/>
      </w:pPr>
      <w:r>
        <w:rPr>
          <w:rStyle w:val="Marquedecommentaire"/>
        </w:rPr>
        <w:annotationRef/>
      </w:r>
      <w:r>
        <w:t>But I don’t think you’ll need these headings anyway; the way the thing flows at the moment makes them unnecessary.</w:t>
      </w:r>
    </w:p>
  </w:comment>
  <w:comment w:id="34" w:author="Kenneth" w:date="2019-09-04T12:30:00Z" w:initials="K">
    <w:p w14:paraId="12C5ADA7" w14:textId="64BA65A6" w:rsidR="006E4431" w:rsidRDefault="006E4431">
      <w:pPr>
        <w:pStyle w:val="Commentaire"/>
      </w:pPr>
      <w:r>
        <w:rPr>
          <w:rStyle w:val="Marquedecommentaire"/>
        </w:rPr>
        <w:annotationRef/>
      </w:r>
      <w:r>
        <w:t>Or perhaps not and I just put references here</w:t>
      </w:r>
    </w:p>
  </w:comment>
  <w:comment w:id="35" w:author="Andrew MacIntosh" w:date="2019-09-06T13:06:00Z" w:initials="AM">
    <w:p w14:paraId="03FFC0A9" w14:textId="2436D603" w:rsidR="006E4431" w:rsidRDefault="006E4431">
      <w:pPr>
        <w:pStyle w:val="Commentaire"/>
      </w:pPr>
      <w:r>
        <w:rPr>
          <w:rStyle w:val="Marquedecommentaire"/>
        </w:rPr>
        <w:annotationRef/>
      </w:r>
      <w:r>
        <w:t>you should add a few citations here, but you can also add “see also Suppl Mat”</w:t>
      </w:r>
    </w:p>
  </w:comment>
  <w:comment w:id="36" w:author="Kenneth" w:date="2019-09-12T17:16:00Z" w:initials="K">
    <w:p w14:paraId="3FD36AF6" w14:textId="7A2475BE" w:rsidR="006E4431" w:rsidRDefault="006E4431">
      <w:pPr>
        <w:pStyle w:val="Commentaire"/>
      </w:pPr>
      <w:r>
        <w:rPr>
          <w:rStyle w:val="Marquedecommentaire"/>
        </w:rPr>
        <w:annotationRef/>
      </w:r>
      <w:r>
        <w:t>I added the most relevant. With the MS progressing, I start to have more trouble finding good reasons to develop this in a supplementary material…</w:t>
      </w:r>
    </w:p>
  </w:comment>
  <w:comment w:id="41" w:author="Andrew MacIntosh" w:date="2019-09-06T13:12:00Z" w:initials="AM">
    <w:p w14:paraId="3675DAFF" w14:textId="16517C18" w:rsidR="006E4431" w:rsidRDefault="006E4431">
      <w:pPr>
        <w:pStyle w:val="Commentaire"/>
      </w:pPr>
      <w:r>
        <w:rPr>
          <w:rStyle w:val="Marquedecommentaire"/>
        </w:rPr>
        <w:annotationRef/>
      </w:r>
      <w:r>
        <w:t>do any of the studies you found calling for uncertainty assessment highlight this? Would be nice to add a citation or two as a joint “call-to-action” here for more consideration</w:t>
      </w:r>
    </w:p>
  </w:comment>
  <w:comment w:id="42" w:author="Kenneth" w:date="2019-09-12T17:44:00Z" w:initials="K">
    <w:p w14:paraId="6D6983AD" w14:textId="0936286F" w:rsidR="006E4431" w:rsidRDefault="006E4431">
      <w:pPr>
        <w:pStyle w:val="Commentaire"/>
      </w:pPr>
      <w:r>
        <w:rPr>
          <w:rStyle w:val="Marquedecommentaire"/>
        </w:rPr>
        <w:annotationRef/>
      </w:r>
      <w:r>
        <w:t>the three I added could fit in here, although being repeated from the ones above. I feel in general for many points I have to continuously cite the same studies: is it problematic?</w:t>
      </w:r>
    </w:p>
  </w:comment>
  <w:comment w:id="53" w:author="Andrew MacIntosh" w:date="2019-09-06T13:17:00Z" w:initials="AM">
    <w:p w14:paraId="3DD9E968" w14:textId="2E7A8870" w:rsidR="006E4431" w:rsidRDefault="006E4431">
      <w:pPr>
        <w:pStyle w:val="Commentaire"/>
      </w:pPr>
      <w:r>
        <w:rPr>
          <w:rStyle w:val="Marquedecommentaire"/>
        </w:rPr>
        <w:annotationRef/>
      </w:r>
      <w:r>
        <w:t>I would delete this line as I tried to capture its essence in the last few words of the previous sentence. But do these citations here apply as is or do you need to tweak the last line a bit to make them fit? Or maybe the citations fit well at the end of the next sentence?</w:t>
      </w:r>
    </w:p>
  </w:comment>
  <w:comment w:id="54" w:author="Kenneth" w:date="2019-09-12T17:46:00Z" w:initials="K">
    <w:p w14:paraId="5B839554" w14:textId="2369D07C" w:rsidR="006E4431" w:rsidRDefault="006E4431">
      <w:pPr>
        <w:pStyle w:val="Commentaire"/>
      </w:pPr>
      <w:r>
        <w:rPr>
          <w:rStyle w:val="Marquedecommentaire"/>
        </w:rPr>
        <w:annotationRef/>
      </w:r>
      <w:r>
        <w:t>As more general issues in networks, they could fit here (and I mixed up one of the two: fixed!)</w:t>
      </w:r>
    </w:p>
  </w:comment>
  <w:comment w:id="66" w:author="Andrew MacIntosh" w:date="2019-09-10T17:23:00Z" w:initials="AM">
    <w:p w14:paraId="122044CB" w14:textId="504158F9" w:rsidR="006E4431" w:rsidRDefault="006E4431">
      <w:pPr>
        <w:pStyle w:val="Commentaire"/>
      </w:pPr>
      <w:r>
        <w:rPr>
          <w:rStyle w:val="Marquedecommentaire"/>
        </w:rPr>
        <w:annotationRef/>
      </w:r>
      <w:r>
        <w:t>I would remove this part as it is unclear, kind of thrown on to the end of something else but lacks substance. This needs to be developed elsewhere when you talk about the empirical system in question</w:t>
      </w:r>
    </w:p>
  </w:comment>
  <w:comment w:id="71" w:author="Andrew MacIntosh" w:date="2019-09-11T14:43:00Z" w:initials="AM">
    <w:p w14:paraId="12B38BA8" w14:textId="4780EE4A" w:rsidR="006E4431" w:rsidRDefault="006E4431">
      <w:pPr>
        <w:pStyle w:val="Commentaire"/>
      </w:pPr>
      <w:r>
        <w:rPr>
          <w:rStyle w:val="Marquedecommentaire"/>
        </w:rPr>
        <w:annotationRef/>
      </w:r>
      <w:r>
        <w:t xml:space="preserve"> think this is just unnecessary detail. You’ve already explained nodes and edges above – though maybe you don’t need to – and here I feel it’s just overkill</w:t>
      </w:r>
    </w:p>
  </w:comment>
  <w:comment w:id="74" w:author="Andrew MacIntosh" w:date="2019-09-11T14:53:00Z" w:initials="AM">
    <w:p w14:paraId="2D9003BD" w14:textId="20A60432" w:rsidR="006E4431" w:rsidRDefault="006E4431">
      <w:pPr>
        <w:pStyle w:val="Commentaire"/>
      </w:pPr>
      <w:r>
        <w:rPr>
          <w:rStyle w:val="Marquedecommentaire"/>
        </w:rPr>
        <w:annotationRef/>
      </w:r>
      <w:r>
        <w:t>this might be too strong for the current manuscript, but I think having a clear, explicit point is important here…</w:t>
      </w:r>
    </w:p>
  </w:comment>
  <w:comment w:id="79" w:author="Andrew MacIntosh" w:date="2019-09-11T15:01:00Z" w:initials="AM">
    <w:p w14:paraId="7D54F085" w14:textId="77777777" w:rsidR="006E4431" w:rsidRDefault="006E4431">
      <w:pPr>
        <w:pStyle w:val="Commentaire"/>
      </w:pPr>
      <w:r>
        <w:rPr>
          <w:rStyle w:val="Marquedecommentaire"/>
        </w:rPr>
        <w:annotationRef/>
      </w:r>
      <w:r>
        <w:t>this part is not totally clear to me. Maybe try rephrasing a bit, especially the “uncertainty from stochasticity” part…</w:t>
      </w:r>
    </w:p>
    <w:p w14:paraId="055FF0AC" w14:textId="77777777" w:rsidR="006E4431" w:rsidRDefault="006E4431">
      <w:pPr>
        <w:pStyle w:val="Commentaire"/>
      </w:pPr>
    </w:p>
    <w:p w14:paraId="0F76B496" w14:textId="224037C8" w:rsidR="006E4431" w:rsidRDefault="006E4431">
      <w:pPr>
        <w:pStyle w:val="Commentaire"/>
      </w:pPr>
      <w:r>
        <w:t>Then, combine this with, or link it to, the next sentence where you introduce bootstrapping – I think this can be done in one shorter sentence than in 2 longer ones</w:t>
      </w:r>
    </w:p>
  </w:comment>
  <w:comment w:id="81" w:author="Andrew MacIntosh" w:date="2019-09-11T15:57:00Z" w:initials="AM">
    <w:p w14:paraId="19EF092B" w14:textId="10664F8C" w:rsidR="006E4431" w:rsidRDefault="006E4431">
      <w:pPr>
        <w:pStyle w:val="Commentaire"/>
      </w:pPr>
      <w:r>
        <w:rPr>
          <w:rStyle w:val="Marquedecommentaire"/>
        </w:rPr>
        <w:annotationRef/>
      </w:r>
      <w:r>
        <w:t>this is also vague and unclear. What are you doing, specifically? It needs to be immediately understandable and clear</w:t>
      </w:r>
    </w:p>
  </w:comment>
  <w:comment w:id="82" w:author="Kenneth" w:date="2019-09-04T16:40:00Z" w:initials="K">
    <w:p w14:paraId="382871F3" w14:textId="18B17FD7" w:rsidR="006E4431" w:rsidRDefault="006E4431">
      <w:pPr>
        <w:pStyle w:val="Commentaire"/>
      </w:pPr>
      <w:r>
        <w:rPr>
          <w:rStyle w:val="Marquedecommentaire"/>
        </w:rPr>
        <w:annotationRef/>
      </w:r>
      <w:r>
        <w:t>can't decide which fits best.</w:t>
      </w:r>
    </w:p>
  </w:comment>
  <w:comment w:id="77" w:author="Andrew MacIntosh" w:date="2019-09-11T16:20:00Z" w:initials="AM">
    <w:p w14:paraId="7349668F" w14:textId="5F672967" w:rsidR="006E4431" w:rsidRDefault="006E4431">
      <w:pPr>
        <w:pStyle w:val="Commentaire"/>
      </w:pPr>
      <w:r>
        <w:rPr>
          <w:rStyle w:val="Marquedecommentaire"/>
        </w:rPr>
        <w:annotationRef/>
      </w:r>
      <w:r>
        <w:t xml:space="preserve">I would remove the part about dynamism from this paragraph entirely, it’s getting too complicated. Just discuss method 1 here. </w:t>
      </w:r>
    </w:p>
  </w:comment>
  <w:comment w:id="85" w:author="Andrew MacIntosh" w:date="2019-09-11T16:05:00Z" w:initials="AM">
    <w:p w14:paraId="55E354E8" w14:textId="713EFFB6" w:rsidR="006E4431" w:rsidRDefault="006E4431">
      <w:pPr>
        <w:pStyle w:val="Commentaire"/>
      </w:pPr>
      <w:r>
        <w:rPr>
          <w:rStyle w:val="Marquedecommentaire"/>
        </w:rPr>
        <w:annotationRef/>
      </w:r>
      <w:r>
        <w:t>is this accurate?</w:t>
      </w:r>
    </w:p>
  </w:comment>
  <w:comment w:id="86" w:author="Kenneth" w:date="2019-09-12T18:03:00Z" w:initials="K">
    <w:p w14:paraId="4ED7AE36" w14:textId="27B61B50" w:rsidR="006E4431" w:rsidRDefault="006E4431">
      <w:pPr>
        <w:pStyle w:val="Commentaire"/>
      </w:pPr>
      <w:r>
        <w:rPr>
          <w:rStyle w:val="Marquedecommentaire"/>
        </w:rPr>
        <w:annotationRef/>
      </w:r>
      <w:r>
        <w:t>Fairly. The only aspect I tried to detail is that GT and "empirical" networks come from the same underlying process, rather that empirical ones being sub-samples of GT</w:t>
      </w:r>
    </w:p>
  </w:comment>
  <w:comment w:id="90" w:author="Andrew MacIntosh" w:date="2019-09-11T16:09:00Z" w:initials="AM">
    <w:p w14:paraId="02944664" w14:textId="75C704E4" w:rsidR="006E4431" w:rsidRDefault="006E4431">
      <w:pPr>
        <w:pStyle w:val="Commentaire"/>
      </w:pPr>
      <w:r>
        <w:rPr>
          <w:rStyle w:val="Marquedecommentaire"/>
        </w:rPr>
        <w:annotationRef/>
      </w:r>
      <w:r>
        <w:t>I think it’s important to refer to something here…</w:t>
      </w:r>
    </w:p>
  </w:comment>
  <w:comment w:id="94" w:author="Andrew MacIntosh" w:date="2019-09-10T17:27:00Z" w:initials="AM">
    <w:p w14:paraId="38DE0F6C" w14:textId="0257D582" w:rsidR="006E4431" w:rsidRDefault="006E4431">
      <w:pPr>
        <w:pStyle w:val="Commentaire"/>
      </w:pPr>
      <w:r>
        <w:rPr>
          <w:rStyle w:val="Marquedecommentaire"/>
        </w:rPr>
        <w:annotationRef/>
      </w:r>
      <w:r>
        <w:t>this even sounds messy – better to stick to 2014 and the more robust data available</w:t>
      </w:r>
    </w:p>
  </w:comment>
  <w:comment w:id="98" w:author="Andrew MacIntosh" w:date="2019-09-11T15:57:00Z" w:initials="AM">
    <w:p w14:paraId="6A0A5C7B" w14:textId="77777777" w:rsidR="006E4431" w:rsidRDefault="006E4431" w:rsidP="009F5740">
      <w:pPr>
        <w:pStyle w:val="Commentaire"/>
      </w:pPr>
      <w:r>
        <w:rPr>
          <w:rStyle w:val="Marquedecommentaire"/>
        </w:rPr>
        <w:annotationRef/>
      </w:r>
      <w:r>
        <w:t>this is also vague and unclear. What are you doing, specifically? It needs to be immediately understandable and clear</w:t>
      </w:r>
    </w:p>
  </w:comment>
  <w:comment w:id="106" w:author="Kenneth" w:date="2019-09-04T16:40:00Z" w:initials="K">
    <w:p w14:paraId="2A8AC7B5" w14:textId="77777777" w:rsidR="006E4431" w:rsidRDefault="006E4431" w:rsidP="009F5740">
      <w:pPr>
        <w:pStyle w:val="Commentaire"/>
      </w:pPr>
      <w:r>
        <w:rPr>
          <w:rStyle w:val="Marquedecommentaire"/>
        </w:rPr>
        <w:annotationRef/>
      </w:r>
      <w:r>
        <w:t>can't decide which fits best.</w:t>
      </w:r>
    </w:p>
  </w:comment>
  <w:comment w:id="95" w:author="Andrew MacIntosh" w:date="2019-09-11T16:27:00Z" w:initials="AM">
    <w:p w14:paraId="3F90E4B3" w14:textId="2BE841A1" w:rsidR="006E4431" w:rsidRDefault="006E4431">
      <w:pPr>
        <w:pStyle w:val="Commentaire"/>
      </w:pPr>
      <w:r>
        <w:rPr>
          <w:rStyle w:val="Marquedecommentaire"/>
        </w:rPr>
        <w:annotationRef/>
      </w:r>
      <w:r>
        <w:t>haven’t really looked at this in detail yet…</w:t>
      </w:r>
    </w:p>
  </w:comment>
  <w:comment w:id="148" w:author="Andrew MacIntosh" w:date="2019-09-11T16:25:00Z" w:initials="AM">
    <w:p w14:paraId="3229EAB6" w14:textId="559A0BA7" w:rsidR="006E4431" w:rsidRDefault="006E4431">
      <w:pPr>
        <w:pStyle w:val="Commentaire"/>
      </w:pPr>
      <w:r>
        <w:rPr>
          <w:rStyle w:val="Marquedecommentaire"/>
        </w:rPr>
        <w:annotationRef/>
      </w:r>
      <w:r>
        <w:t>might need a stronger closing sentence here to end the discussion…</w:t>
      </w:r>
    </w:p>
  </w:comment>
  <w:comment w:id="149" w:author="Kenneth" w:date="2019-09-12T18:27:00Z" w:initials="K">
    <w:p w14:paraId="3BA0FAF3" w14:textId="3E51627B" w:rsidR="00D9489B" w:rsidRDefault="00D9489B">
      <w:pPr>
        <w:pStyle w:val="Commentaire"/>
      </w:pPr>
      <w:r>
        <w:rPr>
          <w:rStyle w:val="Marquedecommentaire"/>
        </w:rPr>
        <w:annotationRef/>
      </w:r>
      <w:r>
        <w:t>I tried. Can't achieve a good wording, but perhaps something in this fashion?</w:t>
      </w:r>
    </w:p>
  </w:comment>
  <w:comment w:id="153" w:author="Kenneth" w:date="2019-09-05T06:01:00Z" w:initials="K">
    <w:p w14:paraId="62721C04" w14:textId="7D51664E" w:rsidR="006E4431" w:rsidRDefault="006E4431">
      <w:pPr>
        <w:pStyle w:val="Commentaire"/>
      </w:pPr>
      <w:r>
        <w:rPr>
          <w:rStyle w:val="Marquedecommentaire"/>
        </w:rPr>
        <w:annotationRef/>
      </w:r>
      <w:r>
        <w:rPr>
          <w:noProof/>
        </w:rPr>
        <w:t>this is LONG. Even after trying to cut most away. Do not hesitate to suggest which can be further removed frm the main text...</w:t>
      </w:r>
    </w:p>
  </w:comment>
  <w:comment w:id="157" w:author="Andrew MacIntosh" w:date="2019-09-06T12:55:00Z" w:initials="AM">
    <w:p w14:paraId="08448DF8" w14:textId="77777777" w:rsidR="006E4431" w:rsidRDefault="006E4431" w:rsidP="00EE02DD">
      <w:pPr>
        <w:pStyle w:val="Commentaire"/>
      </w:pPr>
      <w:r>
        <w:rPr>
          <w:rStyle w:val="Marquedecommentaire"/>
        </w:rPr>
        <w:annotationRef/>
      </w:r>
      <w:r>
        <w:t>this is problematic because you are still in the very general section of your abstract yet suddenly dive very deep to a very specific detail of our study. Typically, we have to introduce our study like a vortex, from the outer-most edges into the eye, and this is indeed one of the rods or cones that must come far, far below and, I would argue, not even in the intro but in the methods describing our data set</w:t>
      </w:r>
    </w:p>
  </w:comment>
  <w:comment w:id="160" w:author="Andrew MacIntosh" w:date="2019-09-06T12:57:00Z" w:initials="AM">
    <w:p w14:paraId="490718D1" w14:textId="77777777" w:rsidR="006E4431" w:rsidRDefault="006E4431" w:rsidP="00EE02DD">
      <w:pPr>
        <w:pStyle w:val="Commentaire"/>
      </w:pPr>
      <w:r>
        <w:rPr>
          <w:rStyle w:val="Marquedecommentaire"/>
        </w:rPr>
        <w:annotationRef/>
      </w:r>
      <w:r>
        <w:t>same point here – it’s too early in the intro as you’ve written is thus far to introduce details of our study…</w:t>
      </w:r>
    </w:p>
  </w:comment>
  <w:comment w:id="165" w:author="Kenneth" w:date="2019-09-05T06:02:00Z" w:initials="K">
    <w:p w14:paraId="43606DAC" w14:textId="0E27C977" w:rsidR="006E4431" w:rsidRDefault="006E4431">
      <w:pPr>
        <w:pStyle w:val="Commentaire"/>
      </w:pPr>
      <w:r>
        <w:rPr>
          <w:rStyle w:val="Marquedecommentaire"/>
        </w:rPr>
        <w:annotationRef/>
      </w:r>
      <w:r>
        <w:rPr>
          <w:rStyle w:val="Marquedecommentaire"/>
        </w:rPr>
        <w:t>Work in progress, but just so that you too can hopefully understand better</w:t>
      </w:r>
    </w:p>
  </w:comment>
  <w:comment w:id="166" w:author="Kenneth" w:date="2019-09-05T13:18:00Z" w:initials="K">
    <w:p w14:paraId="3C0F1AD5" w14:textId="0E96DC89" w:rsidR="006E4431" w:rsidRDefault="006E4431">
      <w:pPr>
        <w:pStyle w:val="Commentaire"/>
      </w:pPr>
      <w:r>
        <w:rPr>
          <w:rStyle w:val="Marquedecommentaire"/>
        </w:rPr>
        <w:annotationRef/>
      </w:r>
      <w:r>
        <w:rPr>
          <w:noProof/>
        </w:rPr>
        <w:t>Actually not 100% sure if I shouldsay probable or likely...</w:t>
      </w:r>
    </w:p>
  </w:comment>
  <w:comment w:id="167" w:author="Kenneth" w:date="2019-09-05T13:23:00Z" w:initials="K">
    <w:p w14:paraId="70723425" w14:textId="77777777" w:rsidR="006E4431" w:rsidRDefault="006E4431">
      <w:pPr>
        <w:pStyle w:val="Commentaire"/>
        <w:rPr>
          <w:noProof/>
        </w:rPr>
      </w:pPr>
      <w:r>
        <w:rPr>
          <w:rStyle w:val="Marquedecommentaire"/>
        </w:rPr>
        <w:annotationRef/>
      </w:r>
      <w:r>
        <w:rPr>
          <w:noProof/>
        </w:rPr>
        <w:t>I kow this is badly written...</w:t>
      </w:r>
    </w:p>
    <w:p w14:paraId="062A7277" w14:textId="77777777" w:rsidR="006E4431" w:rsidRDefault="006E4431">
      <w:pPr>
        <w:pStyle w:val="Commentaire"/>
        <w:rPr>
          <w:noProof/>
        </w:rPr>
      </w:pPr>
    </w:p>
    <w:p w14:paraId="252AFDD9" w14:textId="117C8F16" w:rsidR="006E4431" w:rsidRDefault="006E4431">
      <w:pPr>
        <w:pStyle w:val="Commentaire"/>
      </w:pPr>
      <w:r>
        <w:rPr>
          <w:noProof/>
        </w:rPr>
        <w:t>I think I should here too rely on a schematic of how data and simulated networks are nested within what</w:t>
      </w:r>
    </w:p>
  </w:comment>
  <w:comment w:id="168" w:author="Kenneth" w:date="2019-09-05T04:43:00Z" w:initials="K">
    <w:p w14:paraId="49F85E24" w14:textId="4CE61BA1" w:rsidR="006E4431" w:rsidRDefault="006E4431">
      <w:pPr>
        <w:pStyle w:val="Commentaire"/>
      </w:pPr>
      <w:r>
        <w:rPr>
          <w:rStyle w:val="Marquedecommentaire"/>
        </w:rPr>
        <w:annotationRef/>
      </w:r>
      <w:r>
        <w:rPr>
          <w:noProof/>
        </w:rPr>
        <w:t>not sure what fits best</w:t>
      </w:r>
    </w:p>
  </w:comment>
  <w:comment w:id="169" w:author="Andrew MacIntosh" w:date="2019-09-06T15:19:00Z" w:initials="AM">
    <w:p w14:paraId="3C1710C9" w14:textId="7B355091" w:rsidR="006E4431" w:rsidRDefault="006E4431">
      <w:pPr>
        <w:pStyle w:val="Commentaire"/>
      </w:pPr>
      <w:r>
        <w:rPr>
          <w:rStyle w:val="Marquedecommentaire"/>
        </w:rPr>
        <w:annotationRef/>
      </w:r>
      <w:r>
        <w:t>I like the idea behind this graphic! We’ll have to consider whether it needs tweaking (e.g. that pile of shit might need some attention), but for now it’s really helpful to understand the study design</w:t>
      </w:r>
    </w:p>
  </w:comment>
  <w:comment w:id="171" w:author="Kenneth" w:date="2019-09-05T08:20:00Z" w:initials="K">
    <w:p w14:paraId="317ED5A1" w14:textId="37E2ED79" w:rsidR="006E4431" w:rsidRDefault="006E4431">
      <w:pPr>
        <w:pStyle w:val="Commentaire"/>
      </w:pPr>
      <w:r>
        <w:rPr>
          <w:rStyle w:val="Marquedecommentaire"/>
        </w:rPr>
        <w:annotationRef/>
      </w:r>
      <w:r>
        <w:rPr>
          <w:noProof/>
        </w:rPr>
        <w:t>I will tailor one for the paper, it's more like a placehle right now</w:t>
      </w:r>
    </w:p>
  </w:comment>
  <w:comment w:id="172" w:author="Kenneth" w:date="2019-09-05T08:31:00Z" w:initials="K">
    <w:p w14:paraId="1FE8CFA9" w14:textId="77777777" w:rsidR="006E4431" w:rsidRDefault="006E4431">
      <w:pPr>
        <w:pStyle w:val="Commentaire"/>
        <w:rPr>
          <w:noProof/>
        </w:rPr>
      </w:pPr>
      <w:r>
        <w:rPr>
          <w:rStyle w:val="Marquedecommentaire"/>
        </w:rPr>
        <w:annotationRef/>
      </w:r>
      <w:r>
        <w:rPr>
          <w:noProof/>
        </w:rPr>
        <w:t>needs big overhaul, hence the need of a meeting with the data and results.</w:t>
      </w:r>
    </w:p>
    <w:p w14:paraId="4770AA3C" w14:textId="614EE91D" w:rsidR="006E4431" w:rsidRDefault="006E4431">
      <w:pPr>
        <w:pStyle w:val="Commentaire"/>
      </w:pPr>
      <w:r>
        <w:rPr>
          <w:noProof/>
        </w:rPr>
        <w:t>So content left fairly untouched pending this.</w:t>
      </w:r>
    </w:p>
  </w:comment>
  <w:comment w:id="173" w:author="Microsoft Office User" w:date="2019-08-19T20:55:00Z" w:initials="MOU">
    <w:p w14:paraId="3A7BE726" w14:textId="77777777" w:rsidR="006E4431" w:rsidRDefault="006E4431" w:rsidP="00C81F7E">
      <w:pPr>
        <w:pStyle w:val="Commentaire"/>
      </w:pPr>
      <w:r>
        <w:rPr>
          <w:rStyle w:val="Marquedecommentaire"/>
        </w:rPr>
        <w:annotationRef/>
      </w:r>
      <w:r>
        <w:t>hmm, not sure  we actually do this efficiently at all though. Rephrase if you feel it’s necessary</w:t>
      </w:r>
    </w:p>
  </w:comment>
  <w:comment w:id="174" w:author="Microsoft Office User" w:date="2019-08-19T21:03:00Z" w:initials="MOU">
    <w:p w14:paraId="6FF2A2A1" w14:textId="77777777" w:rsidR="006E4431" w:rsidRDefault="006E4431" w:rsidP="00C81F7E">
      <w:pPr>
        <w:pStyle w:val="Commentaire"/>
      </w:pPr>
      <w:r>
        <w:rPr>
          <w:rStyle w:val="Marquedecommentaire"/>
        </w:rPr>
        <w:annotationRef/>
      </w:r>
      <w:r>
        <w:t>font size suddenly changes here! Careful with weirdness like that…</w:t>
      </w:r>
    </w:p>
  </w:comment>
  <w:comment w:id="175" w:author="Kenneth" w:date="2019-08-21T18:05:00Z" w:initials="K">
    <w:p w14:paraId="4A55DB85" w14:textId="5B8E89D7" w:rsidR="006E4431" w:rsidRDefault="006E4431" w:rsidP="00C81F7E">
      <w:pPr>
        <w:pStyle w:val="Commentaire"/>
      </w:pPr>
      <w:r>
        <w:rPr>
          <w:rStyle w:val="Marquedecommentaire"/>
        </w:rPr>
        <w:annotationRef/>
      </w:r>
      <w:r>
        <w:t>Uhmm, I'm actually having doubt on the best fitted association index yet again…</w:t>
      </w:r>
    </w:p>
  </w:comment>
  <w:comment w:id="176" w:author="Microsoft Office User" w:date="2019-08-19T21:07:00Z" w:initials="MOU">
    <w:p w14:paraId="7A10DC33" w14:textId="77777777" w:rsidR="006E4431" w:rsidRDefault="006E4431" w:rsidP="00C81F7E">
      <w:pPr>
        <w:pStyle w:val="Commentaire"/>
      </w:pPr>
      <w:r>
        <w:rPr>
          <w:rStyle w:val="Marquedecommentaire"/>
        </w:rPr>
        <w:annotationRef/>
      </w:r>
      <w:r>
        <w:t>do you actually mean strength here or weighted degree?</w:t>
      </w:r>
    </w:p>
  </w:comment>
  <w:comment w:id="177" w:author="Kenneth" w:date="2019-09-05T08:48:00Z" w:initials="K">
    <w:p w14:paraId="55C98723" w14:textId="625A6DEF" w:rsidR="006E4431" w:rsidRDefault="006E4431">
      <w:pPr>
        <w:pStyle w:val="Commentaire"/>
      </w:pPr>
      <w:r>
        <w:rPr>
          <w:rStyle w:val="Marquedecommentaire"/>
        </w:rPr>
        <w:annotationRef/>
      </w:r>
      <w:r>
        <w:t>aren't they synonyms?</w:t>
      </w:r>
    </w:p>
  </w:comment>
  <w:comment w:id="178" w:author="Kenneth" w:date="2019-08-16T12:16:00Z" w:initials="K">
    <w:p w14:paraId="34730EF6" w14:textId="77777777" w:rsidR="006E4431" w:rsidRDefault="006E4431" w:rsidP="00C81F7E">
      <w:pPr>
        <w:pStyle w:val="Commentaire"/>
      </w:pPr>
      <w:r>
        <w:rPr>
          <w:rStyle w:val="Marquedecommentaire"/>
        </w:rPr>
        <w:annotationRef/>
      </w:r>
      <w:r>
        <w:t>Here I'll try to make a visual summarized schematic as a support</w:t>
      </w:r>
    </w:p>
    <w:p w14:paraId="73DC7E98" w14:textId="47C6EA41" w:rsidR="006E4431" w:rsidRDefault="006E4431" w:rsidP="00C81F7E">
      <w:pPr>
        <w:pStyle w:val="Commentaire"/>
      </w:pPr>
      <w:r>
        <w:t>UPDATE</w:t>
      </w:r>
    </w:p>
  </w:comment>
  <w:comment w:id="183" w:author="Kenneth" w:date="2019-09-05T09:35:00Z" w:initials="K">
    <w:p w14:paraId="26E252F6" w14:textId="05F1A64D" w:rsidR="006E4431" w:rsidRDefault="006E4431">
      <w:pPr>
        <w:pStyle w:val="Commentaire"/>
      </w:pPr>
      <w:r>
        <w:rPr>
          <w:rStyle w:val="Marquedecommentaire"/>
        </w:rPr>
        <w:annotationRef/>
      </w:r>
      <w:r>
        <w:t>pending angles and results we settle for</w:t>
      </w:r>
    </w:p>
  </w:comment>
  <w:comment w:id="195" w:author="Kenneth" w:date="2019-09-05T14:01:00Z" w:initials="K">
    <w:p w14:paraId="664820D9" w14:textId="12F14B4A" w:rsidR="006E4431" w:rsidRDefault="006E4431">
      <w:pPr>
        <w:pStyle w:val="Commentaire"/>
      </w:pPr>
      <w:r>
        <w:rPr>
          <w:rStyle w:val="Marquedecommentaire"/>
        </w:rPr>
        <w:annotationRef/>
      </w:r>
      <w:r>
        <w:t>so far I only have an internal joke and I call it KenNet…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7F0E" w15:done="1"/>
  <w15:commentEx w15:paraId="12C5ADA7" w15:done="1"/>
  <w15:commentEx w15:paraId="03FFC0A9" w15:paraIdParent="12C5ADA7" w15:done="1"/>
  <w15:commentEx w15:paraId="3FD36AF6" w15:paraIdParent="12C5ADA7" w15:done="1"/>
  <w15:commentEx w15:paraId="3675DAFF" w15:done="1"/>
  <w15:commentEx w15:paraId="6D6983AD" w15:paraIdParent="3675DAFF" w15:done="1"/>
  <w15:commentEx w15:paraId="3DD9E968" w15:done="1"/>
  <w15:commentEx w15:paraId="5B839554" w15:paraIdParent="3DD9E968" w15:done="1"/>
  <w15:commentEx w15:paraId="122044CB" w15:done="0"/>
  <w15:commentEx w15:paraId="12B38BA8" w15:done="1"/>
  <w15:commentEx w15:paraId="2D9003BD" w15:done="1"/>
  <w15:commentEx w15:paraId="0F76B496" w15:done="0"/>
  <w15:commentEx w15:paraId="19EF092B" w15:done="0"/>
  <w15:commentEx w15:paraId="382871F3" w15:done="0"/>
  <w15:commentEx w15:paraId="7349668F" w15:done="1"/>
  <w15:commentEx w15:paraId="55E354E8" w15:done="0"/>
  <w15:commentEx w15:paraId="4ED7AE36" w15:paraIdParent="55E354E8" w15:done="0"/>
  <w15:commentEx w15:paraId="02944664" w15:done="1"/>
  <w15:commentEx w15:paraId="38DE0F6C" w15:done="1"/>
  <w15:commentEx w15:paraId="6A0A5C7B" w15:done="0"/>
  <w15:commentEx w15:paraId="2A8AC7B5" w15:done="0"/>
  <w15:commentEx w15:paraId="3F90E4B3" w15:done="0"/>
  <w15:commentEx w15:paraId="3229EAB6" w15:done="0"/>
  <w15:commentEx w15:paraId="3BA0FAF3" w15:paraIdParent="3229EAB6" w15:done="0"/>
  <w15:commentEx w15:paraId="62721C04" w15:done="0"/>
  <w15:commentEx w15:paraId="08448DF8" w15:done="0"/>
  <w15:commentEx w15:paraId="490718D1" w15:done="1"/>
  <w15:commentEx w15:paraId="43606DAC" w15:done="0"/>
  <w15:commentEx w15:paraId="3C0F1AD5" w15:done="0"/>
  <w15:commentEx w15:paraId="252AFDD9" w15:done="0"/>
  <w15:commentEx w15:paraId="49F85E24" w15:done="0"/>
  <w15:commentEx w15:paraId="3C1710C9" w15:done="0"/>
  <w15:commentEx w15:paraId="317ED5A1" w15:done="0"/>
  <w15:commentEx w15:paraId="4770AA3C" w15:done="0"/>
  <w15:commentEx w15:paraId="3A7BE726" w15:done="1"/>
  <w15:commentEx w15:paraId="6FF2A2A1" w15:done="0"/>
  <w15:commentEx w15:paraId="4A55DB85" w15:done="0"/>
  <w15:commentEx w15:paraId="7A10DC33" w15:done="0"/>
  <w15:commentEx w15:paraId="55C98723" w15:paraIdParent="7A10DC33" w15:done="0"/>
  <w15:commentEx w15:paraId="73DC7E98" w15:done="0"/>
  <w15:commentEx w15:paraId="26E252F6" w15:done="0"/>
  <w15:commentEx w15:paraId="664820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7F0E" w16cid:durableId="211CF735"/>
  <w16cid:commentId w16cid:paraId="12C5ADA7" w16cid:durableId="211A2CC8"/>
  <w16cid:commentId w16cid:paraId="03FFC0A9" w16cid:durableId="211CD83C"/>
  <w16cid:commentId w16cid:paraId="3FD36AF6" w16cid:durableId="2124FBEC"/>
  <w16cid:commentId w16cid:paraId="3675DAFF" w16cid:durableId="211CD9D6"/>
  <w16cid:commentId w16cid:paraId="6D6983AD" w16cid:durableId="21250260"/>
  <w16cid:commentId w16cid:paraId="3DD9E968" w16cid:durableId="211CDACC"/>
  <w16cid:commentId w16cid:paraId="5B839554" w16cid:durableId="212502FF"/>
  <w16cid:commentId w16cid:paraId="122044CB" w16cid:durableId="21225AA5"/>
  <w16cid:commentId w16cid:paraId="12B38BA8" w16cid:durableId="2123868A"/>
  <w16cid:commentId w16cid:paraId="2D9003BD" w16cid:durableId="212388E3"/>
  <w16cid:commentId w16cid:paraId="0F76B496" w16cid:durableId="21238AC5"/>
  <w16cid:commentId w16cid:paraId="19EF092B" w16cid:durableId="21239801"/>
  <w16cid:commentId w16cid:paraId="382871F3" w16cid:durableId="211A6789"/>
  <w16cid:commentId w16cid:paraId="7349668F" w16cid:durableId="21239D39"/>
  <w16cid:commentId w16cid:paraId="55E354E8" w16cid:durableId="212399D3"/>
  <w16cid:commentId w16cid:paraId="4ED7AE36" w16cid:durableId="212506F7"/>
  <w16cid:commentId w16cid:paraId="02944664" w16cid:durableId="21239AB0"/>
  <w16cid:commentId w16cid:paraId="38DE0F6C" w16cid:durableId="21225B83"/>
  <w16cid:commentId w16cid:paraId="6A0A5C7B" w16cid:durableId="21239E7C"/>
  <w16cid:commentId w16cid:paraId="2A8AC7B5" w16cid:durableId="21239E7B"/>
  <w16cid:commentId w16cid:paraId="3F90E4B3" w16cid:durableId="21239EE5"/>
  <w16cid:commentId w16cid:paraId="3229EAB6" w16cid:durableId="21239E64"/>
  <w16cid:commentId w16cid:paraId="3BA0FAF3" w16cid:durableId="21250C8A"/>
  <w16cid:commentId w16cid:paraId="62721C04" w16cid:durableId="211B2333"/>
  <w16cid:commentId w16cid:paraId="08448DF8" w16cid:durableId="211CD5D3"/>
  <w16cid:commentId w16cid:paraId="490718D1" w16cid:durableId="211CD63C"/>
  <w16cid:commentId w16cid:paraId="43606DAC" w16cid:durableId="211B2374"/>
  <w16cid:commentId w16cid:paraId="3C0F1AD5" w16cid:durableId="211B89AC"/>
  <w16cid:commentId w16cid:paraId="252AFDD9" w16cid:durableId="211B8AC6"/>
  <w16cid:commentId w16cid:paraId="49F85E24" w16cid:durableId="211B1105"/>
  <w16cid:commentId w16cid:paraId="3C1710C9" w16cid:durableId="211CF764"/>
  <w16cid:commentId w16cid:paraId="317ED5A1" w16cid:durableId="211B43B6"/>
  <w16cid:commentId w16cid:paraId="4770AA3C" w16cid:durableId="211B467C"/>
  <w16cid:commentId w16cid:paraId="3A7BE726" w16cid:durableId="21058B3D"/>
  <w16cid:commentId w16cid:paraId="6FF2A2A1" w16cid:durableId="21058D17"/>
  <w16cid:commentId w16cid:paraId="4A55DB85" w16cid:durableId="21080651"/>
  <w16cid:commentId w16cid:paraId="7A10DC33" w16cid:durableId="21058E02"/>
  <w16cid:commentId w16cid:paraId="55C98723" w16cid:durableId="211B4A70"/>
  <w16cid:commentId w16cid:paraId="73DC7E98" w16cid:durableId="21011D14"/>
  <w16cid:commentId w16cid:paraId="26E252F6" w16cid:durableId="211B5551"/>
  <w16cid:commentId w16cid:paraId="664820D9" w16cid:durableId="211B93A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altName w:val="Sylfaen"/>
    <w:panose1 w:val="020B0502040204020203"/>
    <w:charset w:val="00"/>
    <w:family w:val="swiss"/>
    <w:pitch w:val="variable"/>
    <w:sig w:usb0="E4002EFF" w:usb1="C000E47F"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Segoe UI Semilight">
    <w:altName w:val="Sylfaen"/>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715196"/>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38304DD2"/>
    <w:multiLevelType w:val="hybridMultilevel"/>
    <w:tmpl w:val="76482B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nneth">
    <w15:presenceInfo w15:providerId="None" w15:userId="Kenneth"/>
  </w15:person>
  <w15:person w15:author="Andrew MacIntosh">
    <w15:presenceInfo w15:providerId="Windows Live" w15:userId="19c1589f792ce339"/>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trackRevisions/>
  <w:defaultTabStop w:val="708"/>
  <w:hyphenationZone w:val="425"/>
  <w:drawingGridHorizontalSpacing w:val="181"/>
  <w:drawingGridVerticalSpacing w:val="181"/>
  <w:doNotUseMarginsForDrawingGridOrigin/>
  <w:drawingGridHorizontalOrigin w:val="1418"/>
  <w:drawingGridVerticalOrigin w:val="141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C3"/>
    <w:rsid w:val="00004F40"/>
    <w:rsid w:val="0000546C"/>
    <w:rsid w:val="00011525"/>
    <w:rsid w:val="0002190F"/>
    <w:rsid w:val="000239FB"/>
    <w:rsid w:val="000374D7"/>
    <w:rsid w:val="00054F8B"/>
    <w:rsid w:val="00057E43"/>
    <w:rsid w:val="00065098"/>
    <w:rsid w:val="00066B20"/>
    <w:rsid w:val="000672F2"/>
    <w:rsid w:val="0006730F"/>
    <w:rsid w:val="0007005E"/>
    <w:rsid w:val="00086CD1"/>
    <w:rsid w:val="000875FD"/>
    <w:rsid w:val="000A7EC2"/>
    <w:rsid w:val="000B2D3A"/>
    <w:rsid w:val="000C091C"/>
    <w:rsid w:val="000E56D5"/>
    <w:rsid w:val="000E67A5"/>
    <w:rsid w:val="000F1FD2"/>
    <w:rsid w:val="001014AE"/>
    <w:rsid w:val="00102BD7"/>
    <w:rsid w:val="00116571"/>
    <w:rsid w:val="00126BA3"/>
    <w:rsid w:val="00134099"/>
    <w:rsid w:val="00134316"/>
    <w:rsid w:val="001460BE"/>
    <w:rsid w:val="001518AD"/>
    <w:rsid w:val="0015411C"/>
    <w:rsid w:val="00156B70"/>
    <w:rsid w:val="00172E3E"/>
    <w:rsid w:val="00177734"/>
    <w:rsid w:val="00181EAE"/>
    <w:rsid w:val="001A4FC2"/>
    <w:rsid w:val="001A57DE"/>
    <w:rsid w:val="001B3106"/>
    <w:rsid w:val="001B48F2"/>
    <w:rsid w:val="001B6FE6"/>
    <w:rsid w:val="001B78CB"/>
    <w:rsid w:val="001C2FC5"/>
    <w:rsid w:val="001D2364"/>
    <w:rsid w:val="001F66D5"/>
    <w:rsid w:val="00214455"/>
    <w:rsid w:val="00217EB1"/>
    <w:rsid w:val="0022100B"/>
    <w:rsid w:val="002403FB"/>
    <w:rsid w:val="00263C3B"/>
    <w:rsid w:val="00267DE1"/>
    <w:rsid w:val="00270D1C"/>
    <w:rsid w:val="0027263D"/>
    <w:rsid w:val="00281ED7"/>
    <w:rsid w:val="00284198"/>
    <w:rsid w:val="00297414"/>
    <w:rsid w:val="002A1637"/>
    <w:rsid w:val="002A254C"/>
    <w:rsid w:val="002B04E4"/>
    <w:rsid w:val="002D0772"/>
    <w:rsid w:val="002D44B0"/>
    <w:rsid w:val="002F0E46"/>
    <w:rsid w:val="002F5401"/>
    <w:rsid w:val="002F5CEB"/>
    <w:rsid w:val="002F7786"/>
    <w:rsid w:val="00300924"/>
    <w:rsid w:val="00313F4C"/>
    <w:rsid w:val="00314898"/>
    <w:rsid w:val="003153BF"/>
    <w:rsid w:val="00317EDF"/>
    <w:rsid w:val="00323DA1"/>
    <w:rsid w:val="0032507B"/>
    <w:rsid w:val="003319F6"/>
    <w:rsid w:val="0034043C"/>
    <w:rsid w:val="00350160"/>
    <w:rsid w:val="00352A0F"/>
    <w:rsid w:val="003624C9"/>
    <w:rsid w:val="003627A9"/>
    <w:rsid w:val="00362F96"/>
    <w:rsid w:val="0036412F"/>
    <w:rsid w:val="003653AE"/>
    <w:rsid w:val="00384C50"/>
    <w:rsid w:val="00391229"/>
    <w:rsid w:val="003A1047"/>
    <w:rsid w:val="003B0CC1"/>
    <w:rsid w:val="003C3645"/>
    <w:rsid w:val="003D279F"/>
    <w:rsid w:val="003D469C"/>
    <w:rsid w:val="003F44CE"/>
    <w:rsid w:val="0040758D"/>
    <w:rsid w:val="00425CAD"/>
    <w:rsid w:val="00426FEA"/>
    <w:rsid w:val="00427B79"/>
    <w:rsid w:val="00435743"/>
    <w:rsid w:val="00443D2A"/>
    <w:rsid w:val="00445E04"/>
    <w:rsid w:val="004477CF"/>
    <w:rsid w:val="0045108A"/>
    <w:rsid w:val="00456EEE"/>
    <w:rsid w:val="00481057"/>
    <w:rsid w:val="00484CE5"/>
    <w:rsid w:val="00495241"/>
    <w:rsid w:val="004A016D"/>
    <w:rsid w:val="004A52F0"/>
    <w:rsid w:val="004A5923"/>
    <w:rsid w:val="004A7D28"/>
    <w:rsid w:val="004B0644"/>
    <w:rsid w:val="004C03A0"/>
    <w:rsid w:val="004D0CAA"/>
    <w:rsid w:val="004E7EE3"/>
    <w:rsid w:val="004F5D3D"/>
    <w:rsid w:val="004F7CE9"/>
    <w:rsid w:val="00505FBE"/>
    <w:rsid w:val="00512A55"/>
    <w:rsid w:val="00520FE4"/>
    <w:rsid w:val="005229B7"/>
    <w:rsid w:val="00523DBB"/>
    <w:rsid w:val="00524FF8"/>
    <w:rsid w:val="00531624"/>
    <w:rsid w:val="00537DEA"/>
    <w:rsid w:val="00540816"/>
    <w:rsid w:val="00545F94"/>
    <w:rsid w:val="00570C69"/>
    <w:rsid w:val="005B1ECB"/>
    <w:rsid w:val="005B6955"/>
    <w:rsid w:val="005B7118"/>
    <w:rsid w:val="005C1F76"/>
    <w:rsid w:val="005C2CA4"/>
    <w:rsid w:val="005D6D94"/>
    <w:rsid w:val="005E192E"/>
    <w:rsid w:val="005E29D6"/>
    <w:rsid w:val="005E6A72"/>
    <w:rsid w:val="005F1B1A"/>
    <w:rsid w:val="005F1F87"/>
    <w:rsid w:val="00601BD0"/>
    <w:rsid w:val="006124C3"/>
    <w:rsid w:val="006200E1"/>
    <w:rsid w:val="00624A03"/>
    <w:rsid w:val="0064206E"/>
    <w:rsid w:val="006433C1"/>
    <w:rsid w:val="006434E2"/>
    <w:rsid w:val="0064534E"/>
    <w:rsid w:val="006468B4"/>
    <w:rsid w:val="00652279"/>
    <w:rsid w:val="006642A9"/>
    <w:rsid w:val="00666AD6"/>
    <w:rsid w:val="00675E78"/>
    <w:rsid w:val="00685328"/>
    <w:rsid w:val="00685F22"/>
    <w:rsid w:val="00695AE4"/>
    <w:rsid w:val="006A1514"/>
    <w:rsid w:val="006A24E2"/>
    <w:rsid w:val="006A2AF6"/>
    <w:rsid w:val="006A41D8"/>
    <w:rsid w:val="006B6C90"/>
    <w:rsid w:val="006B77E4"/>
    <w:rsid w:val="006C04EF"/>
    <w:rsid w:val="006C5505"/>
    <w:rsid w:val="006E4431"/>
    <w:rsid w:val="006E787F"/>
    <w:rsid w:val="006F1231"/>
    <w:rsid w:val="006F2E32"/>
    <w:rsid w:val="007177BF"/>
    <w:rsid w:val="00724552"/>
    <w:rsid w:val="007335AD"/>
    <w:rsid w:val="00734F13"/>
    <w:rsid w:val="0073648E"/>
    <w:rsid w:val="00740D35"/>
    <w:rsid w:val="007518C1"/>
    <w:rsid w:val="00757EC4"/>
    <w:rsid w:val="007616E7"/>
    <w:rsid w:val="00762E2A"/>
    <w:rsid w:val="0076568E"/>
    <w:rsid w:val="0076647C"/>
    <w:rsid w:val="00781DC0"/>
    <w:rsid w:val="00786003"/>
    <w:rsid w:val="00787CB9"/>
    <w:rsid w:val="00791CEA"/>
    <w:rsid w:val="007B014D"/>
    <w:rsid w:val="007C00C7"/>
    <w:rsid w:val="007C2A3F"/>
    <w:rsid w:val="007C33FB"/>
    <w:rsid w:val="007C5DE4"/>
    <w:rsid w:val="007D1C57"/>
    <w:rsid w:val="007D34A8"/>
    <w:rsid w:val="007D4DF1"/>
    <w:rsid w:val="007D6FDE"/>
    <w:rsid w:val="007E1532"/>
    <w:rsid w:val="007F2643"/>
    <w:rsid w:val="007F4650"/>
    <w:rsid w:val="007F4A77"/>
    <w:rsid w:val="007F5A17"/>
    <w:rsid w:val="007F69D2"/>
    <w:rsid w:val="00810038"/>
    <w:rsid w:val="008150C3"/>
    <w:rsid w:val="008154E2"/>
    <w:rsid w:val="00825DD1"/>
    <w:rsid w:val="00835988"/>
    <w:rsid w:val="00837B2A"/>
    <w:rsid w:val="008438D2"/>
    <w:rsid w:val="00846ECB"/>
    <w:rsid w:val="008638DA"/>
    <w:rsid w:val="008A6859"/>
    <w:rsid w:val="008B0313"/>
    <w:rsid w:val="008B35BA"/>
    <w:rsid w:val="008B4F6F"/>
    <w:rsid w:val="008C23B8"/>
    <w:rsid w:val="008C298B"/>
    <w:rsid w:val="008C3057"/>
    <w:rsid w:val="008C3B84"/>
    <w:rsid w:val="008C47C6"/>
    <w:rsid w:val="008C5418"/>
    <w:rsid w:val="008C5D75"/>
    <w:rsid w:val="008D43D2"/>
    <w:rsid w:val="008E09BC"/>
    <w:rsid w:val="008E2E0A"/>
    <w:rsid w:val="008F202C"/>
    <w:rsid w:val="008F67FE"/>
    <w:rsid w:val="00900B2F"/>
    <w:rsid w:val="00901269"/>
    <w:rsid w:val="00914CFE"/>
    <w:rsid w:val="00917DD0"/>
    <w:rsid w:val="009210B2"/>
    <w:rsid w:val="00925768"/>
    <w:rsid w:val="009315AD"/>
    <w:rsid w:val="00946959"/>
    <w:rsid w:val="00956579"/>
    <w:rsid w:val="00960353"/>
    <w:rsid w:val="009615ED"/>
    <w:rsid w:val="009623EB"/>
    <w:rsid w:val="0096414C"/>
    <w:rsid w:val="00964A8D"/>
    <w:rsid w:val="009729B9"/>
    <w:rsid w:val="00972B91"/>
    <w:rsid w:val="00977F2D"/>
    <w:rsid w:val="00984B4B"/>
    <w:rsid w:val="00985A0B"/>
    <w:rsid w:val="009903A6"/>
    <w:rsid w:val="0099319F"/>
    <w:rsid w:val="009966A5"/>
    <w:rsid w:val="009A0CAF"/>
    <w:rsid w:val="009A18AC"/>
    <w:rsid w:val="009B5979"/>
    <w:rsid w:val="009B5FFB"/>
    <w:rsid w:val="009C1ABF"/>
    <w:rsid w:val="009C4A82"/>
    <w:rsid w:val="009D5E03"/>
    <w:rsid w:val="009F5740"/>
    <w:rsid w:val="009F70EC"/>
    <w:rsid w:val="00A051E5"/>
    <w:rsid w:val="00A0580F"/>
    <w:rsid w:val="00A07900"/>
    <w:rsid w:val="00A2435B"/>
    <w:rsid w:val="00A27303"/>
    <w:rsid w:val="00A320E0"/>
    <w:rsid w:val="00A441F0"/>
    <w:rsid w:val="00A54C1C"/>
    <w:rsid w:val="00A6182E"/>
    <w:rsid w:val="00A6684A"/>
    <w:rsid w:val="00A82569"/>
    <w:rsid w:val="00A90CCB"/>
    <w:rsid w:val="00AA4E75"/>
    <w:rsid w:val="00AB11DA"/>
    <w:rsid w:val="00AB780E"/>
    <w:rsid w:val="00AD4381"/>
    <w:rsid w:val="00AD57D2"/>
    <w:rsid w:val="00AF01B1"/>
    <w:rsid w:val="00AF3262"/>
    <w:rsid w:val="00B13AC9"/>
    <w:rsid w:val="00B315BC"/>
    <w:rsid w:val="00B3723B"/>
    <w:rsid w:val="00B45A10"/>
    <w:rsid w:val="00B4650B"/>
    <w:rsid w:val="00B47C85"/>
    <w:rsid w:val="00B501FA"/>
    <w:rsid w:val="00B54B0B"/>
    <w:rsid w:val="00B60E60"/>
    <w:rsid w:val="00B6515E"/>
    <w:rsid w:val="00B74346"/>
    <w:rsid w:val="00B90497"/>
    <w:rsid w:val="00B928AC"/>
    <w:rsid w:val="00B92E26"/>
    <w:rsid w:val="00B95536"/>
    <w:rsid w:val="00BA32D0"/>
    <w:rsid w:val="00BA5113"/>
    <w:rsid w:val="00BB3004"/>
    <w:rsid w:val="00BB7562"/>
    <w:rsid w:val="00BC1F04"/>
    <w:rsid w:val="00BD56FE"/>
    <w:rsid w:val="00BE5EDA"/>
    <w:rsid w:val="00BE6946"/>
    <w:rsid w:val="00C0299E"/>
    <w:rsid w:val="00C05B49"/>
    <w:rsid w:val="00C179B0"/>
    <w:rsid w:val="00C21B5A"/>
    <w:rsid w:val="00C37612"/>
    <w:rsid w:val="00C61BBC"/>
    <w:rsid w:val="00C75D3B"/>
    <w:rsid w:val="00C81F7E"/>
    <w:rsid w:val="00C85C93"/>
    <w:rsid w:val="00C941A2"/>
    <w:rsid w:val="00CA186A"/>
    <w:rsid w:val="00CA48EC"/>
    <w:rsid w:val="00CB0D75"/>
    <w:rsid w:val="00CC6468"/>
    <w:rsid w:val="00CC7B78"/>
    <w:rsid w:val="00CC7B85"/>
    <w:rsid w:val="00CD1D27"/>
    <w:rsid w:val="00CD4DBC"/>
    <w:rsid w:val="00CE1697"/>
    <w:rsid w:val="00CE57E1"/>
    <w:rsid w:val="00CF0D3E"/>
    <w:rsid w:val="00D0159B"/>
    <w:rsid w:val="00D04781"/>
    <w:rsid w:val="00D06BE9"/>
    <w:rsid w:val="00D06E9A"/>
    <w:rsid w:val="00D0762B"/>
    <w:rsid w:val="00D10C7D"/>
    <w:rsid w:val="00D14D35"/>
    <w:rsid w:val="00D221E0"/>
    <w:rsid w:val="00D3055B"/>
    <w:rsid w:val="00D31457"/>
    <w:rsid w:val="00D31E50"/>
    <w:rsid w:val="00D3670C"/>
    <w:rsid w:val="00D41E91"/>
    <w:rsid w:val="00D4436E"/>
    <w:rsid w:val="00D57845"/>
    <w:rsid w:val="00D677EE"/>
    <w:rsid w:val="00D719CC"/>
    <w:rsid w:val="00D73526"/>
    <w:rsid w:val="00D76808"/>
    <w:rsid w:val="00D8237B"/>
    <w:rsid w:val="00D92AD2"/>
    <w:rsid w:val="00D9489B"/>
    <w:rsid w:val="00DA01F7"/>
    <w:rsid w:val="00DA16B0"/>
    <w:rsid w:val="00DB1752"/>
    <w:rsid w:val="00DB2558"/>
    <w:rsid w:val="00DC2468"/>
    <w:rsid w:val="00DD0686"/>
    <w:rsid w:val="00DD2F79"/>
    <w:rsid w:val="00DD3519"/>
    <w:rsid w:val="00DE0F11"/>
    <w:rsid w:val="00DE1E15"/>
    <w:rsid w:val="00DE25E9"/>
    <w:rsid w:val="00DF5F7C"/>
    <w:rsid w:val="00E01B83"/>
    <w:rsid w:val="00E04D55"/>
    <w:rsid w:val="00E15421"/>
    <w:rsid w:val="00E221B6"/>
    <w:rsid w:val="00E32424"/>
    <w:rsid w:val="00E4277C"/>
    <w:rsid w:val="00E50880"/>
    <w:rsid w:val="00E50A1A"/>
    <w:rsid w:val="00E50CB4"/>
    <w:rsid w:val="00E52A49"/>
    <w:rsid w:val="00E57987"/>
    <w:rsid w:val="00E807C4"/>
    <w:rsid w:val="00E91737"/>
    <w:rsid w:val="00EB45B4"/>
    <w:rsid w:val="00ED0890"/>
    <w:rsid w:val="00ED37B7"/>
    <w:rsid w:val="00ED54A8"/>
    <w:rsid w:val="00EE02DD"/>
    <w:rsid w:val="00EE1B7E"/>
    <w:rsid w:val="00EE2385"/>
    <w:rsid w:val="00EF3741"/>
    <w:rsid w:val="00F10E66"/>
    <w:rsid w:val="00F126B2"/>
    <w:rsid w:val="00F150C7"/>
    <w:rsid w:val="00F22E34"/>
    <w:rsid w:val="00F25BE8"/>
    <w:rsid w:val="00F265D3"/>
    <w:rsid w:val="00F36AD9"/>
    <w:rsid w:val="00F40B24"/>
    <w:rsid w:val="00F43AEE"/>
    <w:rsid w:val="00F44801"/>
    <w:rsid w:val="00F51977"/>
    <w:rsid w:val="00F535F9"/>
    <w:rsid w:val="00F53F71"/>
    <w:rsid w:val="00F740E1"/>
    <w:rsid w:val="00F77FE9"/>
    <w:rsid w:val="00F77FF0"/>
    <w:rsid w:val="00F824E0"/>
    <w:rsid w:val="00F83FCA"/>
    <w:rsid w:val="00F94A97"/>
    <w:rsid w:val="00F967EC"/>
    <w:rsid w:val="00FA1E67"/>
    <w:rsid w:val="00FA3C53"/>
    <w:rsid w:val="00FB05F8"/>
    <w:rsid w:val="00FB0F81"/>
    <w:rsid w:val="00FB0F95"/>
    <w:rsid w:val="00FB1A55"/>
    <w:rsid w:val="00FB5A68"/>
    <w:rsid w:val="00FC0DED"/>
    <w:rsid w:val="00FC725F"/>
    <w:rsid w:val="00FD3DB1"/>
    <w:rsid w:val="00FF4389"/>
    <w:rsid w:val="00FF7CB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8B31D"/>
  <w15:chartTrackingRefBased/>
  <w15:docId w15:val="{F92ED2ED-148C-44BD-BFA1-83A51F285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057"/>
    <w:pPr>
      <w:spacing w:line="240" w:lineRule="auto"/>
      <w:jc w:val="both"/>
    </w:pPr>
    <w:rPr>
      <w:rFonts w:ascii="Palatino Linotype" w:hAnsi="Palatino Linotype"/>
      <w:lang w:val="en-US"/>
    </w:rPr>
  </w:style>
  <w:style w:type="paragraph" w:styleId="Titre1">
    <w:name w:val="heading 1"/>
    <w:basedOn w:val="Normal"/>
    <w:next w:val="Normal"/>
    <w:link w:val="Titre1Car"/>
    <w:uiPriority w:val="9"/>
    <w:qFormat/>
    <w:rsid w:val="008150C3"/>
    <w:pPr>
      <w:keepNext/>
      <w:keepLines/>
      <w:spacing w:before="240" w:after="0"/>
      <w:outlineLvl w:val="0"/>
    </w:pPr>
    <w:rPr>
      <w:rFonts w:eastAsiaTheme="majorEastAsia" w:cstheme="majorBidi"/>
      <w:b/>
      <w:bCs/>
      <w:sz w:val="32"/>
      <w:szCs w:val="32"/>
    </w:rPr>
  </w:style>
  <w:style w:type="paragraph" w:styleId="Titre2">
    <w:name w:val="heading 2"/>
    <w:basedOn w:val="Normal"/>
    <w:next w:val="Normal"/>
    <w:link w:val="Titre2Car"/>
    <w:uiPriority w:val="9"/>
    <w:unhideWhenUsed/>
    <w:qFormat/>
    <w:rsid w:val="00B6515E"/>
    <w:pPr>
      <w:keepNext/>
      <w:keepLines/>
      <w:spacing w:before="40" w:after="0"/>
      <w:ind w:left="708"/>
      <w:outlineLvl w:val="1"/>
    </w:pPr>
    <w:rPr>
      <w:rFonts w:eastAsiaTheme="majorEastAsia" w:cstheme="majorBidi"/>
      <w:sz w:val="28"/>
      <w:szCs w:val="28"/>
    </w:rPr>
  </w:style>
  <w:style w:type="paragraph" w:styleId="Titre3">
    <w:name w:val="heading 3"/>
    <w:basedOn w:val="Normal"/>
    <w:next w:val="Normal"/>
    <w:link w:val="Titre3Car"/>
    <w:uiPriority w:val="9"/>
    <w:unhideWhenUsed/>
    <w:qFormat/>
    <w:rsid w:val="008150C3"/>
    <w:pPr>
      <w:keepNext/>
      <w:keepLines/>
      <w:spacing w:before="40" w:after="0"/>
      <w:outlineLvl w:val="2"/>
    </w:pPr>
    <w:rPr>
      <w:rFonts w:eastAsiaTheme="majorEastAsia" w:cstheme="majorBidi"/>
      <w:i/>
      <w:iCs/>
      <w:sz w:val="24"/>
      <w:szCs w:val="24"/>
    </w:rPr>
  </w:style>
  <w:style w:type="paragraph" w:styleId="Titre4">
    <w:name w:val="heading 4"/>
    <w:basedOn w:val="Normal"/>
    <w:next w:val="Normal"/>
    <w:link w:val="Titre4Car"/>
    <w:uiPriority w:val="9"/>
    <w:unhideWhenUsed/>
    <w:qFormat/>
    <w:rsid w:val="00D3055B"/>
    <w:pPr>
      <w:keepNext/>
      <w:keepLines/>
      <w:spacing w:before="40" w:after="0"/>
      <w:outlineLvl w:val="3"/>
    </w:pPr>
    <w:rPr>
      <w:rFonts w:eastAsiaTheme="majorEastAsia" w:cstheme="majorBidi"/>
      <w:i/>
      <w:iCs/>
      <w:color w:val="7F7F7F" w:themeColor="text1" w:themeTint="80"/>
    </w:rPr>
  </w:style>
  <w:style w:type="paragraph" w:styleId="Titre5">
    <w:name w:val="heading 5"/>
    <w:basedOn w:val="Normal"/>
    <w:next w:val="Normal"/>
    <w:link w:val="Titre5Car"/>
    <w:uiPriority w:val="9"/>
    <w:unhideWhenUsed/>
    <w:qFormat/>
    <w:rsid w:val="00C81F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50C3"/>
    <w:rPr>
      <w:rFonts w:ascii="Palatino Linotype" w:eastAsiaTheme="majorEastAsia" w:hAnsi="Palatino Linotype" w:cstheme="majorBidi"/>
      <w:b/>
      <w:bCs/>
      <w:sz w:val="32"/>
      <w:szCs w:val="32"/>
    </w:rPr>
  </w:style>
  <w:style w:type="paragraph" w:styleId="Titre">
    <w:name w:val="Title"/>
    <w:basedOn w:val="Normal"/>
    <w:next w:val="Normal"/>
    <w:link w:val="TitreCar"/>
    <w:uiPriority w:val="10"/>
    <w:qFormat/>
    <w:rsid w:val="00065098"/>
    <w:pPr>
      <w:spacing w:after="0"/>
      <w:contextualSpacing/>
    </w:pPr>
    <w:rPr>
      <w:rFonts w:eastAsiaTheme="majorEastAsia" w:cs="Segoe UI Light"/>
      <w:w w:val="90"/>
      <w:kern w:val="28"/>
      <w:sz w:val="48"/>
      <w:szCs w:val="48"/>
    </w:rPr>
  </w:style>
  <w:style w:type="character" w:customStyle="1" w:styleId="TitreCar">
    <w:name w:val="Titre Car"/>
    <w:basedOn w:val="Policepardfaut"/>
    <w:link w:val="Titre"/>
    <w:uiPriority w:val="10"/>
    <w:rsid w:val="00065098"/>
    <w:rPr>
      <w:rFonts w:ascii="Palatino Linotype" w:eastAsiaTheme="majorEastAsia" w:hAnsi="Palatino Linotype" w:cs="Segoe UI Light"/>
      <w:w w:val="90"/>
      <w:kern w:val="28"/>
      <w:sz w:val="48"/>
      <w:szCs w:val="48"/>
      <w:lang w:val="en-US"/>
    </w:rPr>
  </w:style>
  <w:style w:type="character" w:customStyle="1" w:styleId="Titre2Car">
    <w:name w:val="Titre 2 Car"/>
    <w:basedOn w:val="Policepardfaut"/>
    <w:link w:val="Titre2"/>
    <w:uiPriority w:val="9"/>
    <w:rsid w:val="00B6515E"/>
    <w:rPr>
      <w:rFonts w:ascii="Palatino Linotype" w:eastAsiaTheme="majorEastAsia" w:hAnsi="Palatino Linotype" w:cstheme="majorBidi"/>
      <w:sz w:val="28"/>
      <w:szCs w:val="28"/>
      <w:lang w:val="en-US"/>
    </w:rPr>
  </w:style>
  <w:style w:type="character" w:customStyle="1" w:styleId="Titre3Car">
    <w:name w:val="Titre 3 Car"/>
    <w:basedOn w:val="Policepardfaut"/>
    <w:link w:val="Titre3"/>
    <w:uiPriority w:val="9"/>
    <w:rsid w:val="008150C3"/>
    <w:rPr>
      <w:rFonts w:ascii="Palatino Linotype" w:eastAsiaTheme="majorEastAsia" w:hAnsi="Palatino Linotype" w:cstheme="majorBidi"/>
      <w:i/>
      <w:iCs/>
      <w:sz w:val="24"/>
      <w:szCs w:val="24"/>
      <w:lang w:val="en-US"/>
    </w:rPr>
  </w:style>
  <w:style w:type="paragraph" w:styleId="Paragraphedeliste">
    <w:name w:val="List Paragraph"/>
    <w:basedOn w:val="Normal"/>
    <w:uiPriority w:val="34"/>
    <w:qFormat/>
    <w:rsid w:val="006F2E32"/>
    <w:pPr>
      <w:ind w:left="720"/>
      <w:contextualSpacing/>
    </w:pPr>
  </w:style>
  <w:style w:type="character" w:styleId="Marquedecommentaire">
    <w:name w:val="annotation reference"/>
    <w:basedOn w:val="Policepardfaut"/>
    <w:uiPriority w:val="99"/>
    <w:semiHidden/>
    <w:unhideWhenUsed/>
    <w:rsid w:val="006C5505"/>
    <w:rPr>
      <w:sz w:val="16"/>
      <w:szCs w:val="16"/>
    </w:rPr>
  </w:style>
  <w:style w:type="paragraph" w:styleId="Commentaire">
    <w:name w:val="annotation text"/>
    <w:basedOn w:val="Normal"/>
    <w:link w:val="CommentaireCar"/>
    <w:uiPriority w:val="99"/>
    <w:unhideWhenUsed/>
    <w:rsid w:val="006C5505"/>
    <w:rPr>
      <w:sz w:val="20"/>
      <w:szCs w:val="20"/>
    </w:rPr>
  </w:style>
  <w:style w:type="character" w:customStyle="1" w:styleId="CommentaireCar">
    <w:name w:val="Commentaire Car"/>
    <w:basedOn w:val="Policepardfaut"/>
    <w:link w:val="Commentaire"/>
    <w:uiPriority w:val="99"/>
    <w:rsid w:val="006C5505"/>
    <w:rPr>
      <w:rFonts w:ascii="Palatino Linotype" w:hAnsi="Palatino Linotype"/>
      <w:sz w:val="20"/>
      <w:szCs w:val="20"/>
      <w:lang w:val="en-US"/>
    </w:rPr>
  </w:style>
  <w:style w:type="paragraph" w:styleId="Objetducommentaire">
    <w:name w:val="annotation subject"/>
    <w:basedOn w:val="Commentaire"/>
    <w:next w:val="Commentaire"/>
    <w:link w:val="ObjetducommentaireCar"/>
    <w:uiPriority w:val="99"/>
    <w:semiHidden/>
    <w:unhideWhenUsed/>
    <w:rsid w:val="006C5505"/>
    <w:rPr>
      <w:b/>
      <w:bCs/>
    </w:rPr>
  </w:style>
  <w:style w:type="character" w:customStyle="1" w:styleId="ObjetducommentaireCar">
    <w:name w:val="Objet du commentaire Car"/>
    <w:basedOn w:val="CommentaireCar"/>
    <w:link w:val="Objetducommentaire"/>
    <w:uiPriority w:val="99"/>
    <w:semiHidden/>
    <w:rsid w:val="006C5505"/>
    <w:rPr>
      <w:rFonts w:ascii="Palatino Linotype" w:hAnsi="Palatino Linotype"/>
      <w:b/>
      <w:bCs/>
      <w:sz w:val="20"/>
      <w:szCs w:val="20"/>
      <w:lang w:val="en-US"/>
    </w:rPr>
  </w:style>
  <w:style w:type="paragraph" w:styleId="Textedebulles">
    <w:name w:val="Balloon Text"/>
    <w:basedOn w:val="Normal"/>
    <w:link w:val="TextedebullesCar"/>
    <w:uiPriority w:val="99"/>
    <w:semiHidden/>
    <w:unhideWhenUsed/>
    <w:rsid w:val="006C5505"/>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C5505"/>
    <w:rPr>
      <w:rFonts w:ascii="Segoe UI" w:hAnsi="Segoe UI" w:cs="Segoe UI"/>
      <w:sz w:val="18"/>
      <w:szCs w:val="18"/>
      <w:lang w:val="en-US"/>
    </w:rPr>
  </w:style>
  <w:style w:type="character" w:styleId="Textedelespacerserv">
    <w:name w:val="Placeholder Text"/>
    <w:basedOn w:val="Policepardfaut"/>
    <w:uiPriority w:val="99"/>
    <w:semiHidden/>
    <w:rsid w:val="002F5401"/>
    <w:rPr>
      <w:color w:val="808080"/>
    </w:rPr>
  </w:style>
  <w:style w:type="paragraph" w:styleId="Bibliographie">
    <w:name w:val="Bibliography"/>
    <w:basedOn w:val="Normal"/>
    <w:next w:val="Normal"/>
    <w:uiPriority w:val="37"/>
    <w:unhideWhenUsed/>
    <w:rsid w:val="005E6A72"/>
    <w:pPr>
      <w:spacing w:after="0"/>
      <w:ind w:left="720" w:hanging="720"/>
    </w:pPr>
  </w:style>
  <w:style w:type="character" w:customStyle="1" w:styleId="Titre4Car">
    <w:name w:val="Titre 4 Car"/>
    <w:basedOn w:val="Policepardfaut"/>
    <w:link w:val="Titre4"/>
    <w:uiPriority w:val="9"/>
    <w:rsid w:val="00D3055B"/>
    <w:rPr>
      <w:rFonts w:ascii="Palatino Linotype" w:eastAsiaTheme="majorEastAsia" w:hAnsi="Palatino Linotype" w:cstheme="majorBidi"/>
      <w:i/>
      <w:iCs/>
      <w:color w:val="7F7F7F" w:themeColor="text1" w:themeTint="80"/>
      <w:lang w:val="en-US"/>
    </w:rPr>
  </w:style>
  <w:style w:type="table" w:styleId="Grilledutableau">
    <w:name w:val="Table Grid"/>
    <w:basedOn w:val="TableauNormal"/>
    <w:uiPriority w:val="39"/>
    <w:rsid w:val="00426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22100B"/>
    <w:pPr>
      <w:spacing w:after="0" w:line="240" w:lineRule="auto"/>
    </w:pPr>
    <w:rPr>
      <w:rFonts w:ascii="Palatino Linotype" w:hAnsi="Palatino Linotype"/>
      <w:lang w:val="en-US"/>
    </w:rPr>
  </w:style>
  <w:style w:type="character" w:styleId="Numrodeligne">
    <w:name w:val="line number"/>
    <w:basedOn w:val="Policepardfaut"/>
    <w:uiPriority w:val="99"/>
    <w:semiHidden/>
    <w:unhideWhenUsed/>
    <w:rsid w:val="00065098"/>
  </w:style>
  <w:style w:type="character" w:customStyle="1" w:styleId="Titre5Car">
    <w:name w:val="Titre 5 Car"/>
    <w:basedOn w:val="Policepardfaut"/>
    <w:link w:val="Titre5"/>
    <w:uiPriority w:val="9"/>
    <w:rsid w:val="00C81F7E"/>
    <w:rPr>
      <w:rFonts w:asciiTheme="majorHAnsi" w:eastAsiaTheme="majorEastAsia" w:hAnsiTheme="majorHAnsi" w:cstheme="majorBidi"/>
      <w:color w:val="2F5496" w:themeColor="accent1" w:themeShade="BF"/>
      <w:lang w:val="en-US"/>
    </w:rPr>
  </w:style>
  <w:style w:type="paragraph" w:styleId="Lgende">
    <w:name w:val="caption"/>
    <w:basedOn w:val="Normal"/>
    <w:next w:val="Normal"/>
    <w:link w:val="LgendeCar"/>
    <w:uiPriority w:val="35"/>
    <w:unhideWhenUsed/>
    <w:qFormat/>
    <w:rsid w:val="00C81F7E"/>
    <w:pPr>
      <w:spacing w:after="200"/>
    </w:pPr>
    <w:rPr>
      <w:i/>
      <w:iCs/>
      <w:color w:val="44546A" w:themeColor="text2"/>
      <w:sz w:val="18"/>
      <w:szCs w:val="18"/>
    </w:rPr>
  </w:style>
  <w:style w:type="paragraph" w:customStyle="1" w:styleId="Secondarylegend">
    <w:name w:val="Secondary legend"/>
    <w:basedOn w:val="Lgende"/>
    <w:link w:val="SecondarylegendCar"/>
    <w:qFormat/>
    <w:rsid w:val="00CC7B85"/>
  </w:style>
  <w:style w:type="paragraph" w:customStyle="1" w:styleId="Legendwithsublegend">
    <w:name w:val="Legend with sub legend"/>
    <w:basedOn w:val="Lgende"/>
    <w:link w:val="LegendwithsublegendCar"/>
    <w:qFormat/>
    <w:rsid w:val="00263C3B"/>
    <w:pPr>
      <w:spacing w:after="0"/>
    </w:pPr>
    <w:rPr>
      <w:b/>
      <w:bCs/>
    </w:rPr>
  </w:style>
  <w:style w:type="character" w:customStyle="1" w:styleId="LgendeCar">
    <w:name w:val="Légende Car"/>
    <w:basedOn w:val="Policepardfaut"/>
    <w:link w:val="Lgende"/>
    <w:uiPriority w:val="35"/>
    <w:rsid w:val="00CC7B85"/>
    <w:rPr>
      <w:rFonts w:ascii="Palatino Linotype" w:hAnsi="Palatino Linotype"/>
      <w:i/>
      <w:iCs/>
      <w:color w:val="44546A" w:themeColor="text2"/>
      <w:sz w:val="18"/>
      <w:szCs w:val="18"/>
      <w:lang w:val="en-US"/>
    </w:rPr>
  </w:style>
  <w:style w:type="character" w:customStyle="1" w:styleId="SecondarylegendCar">
    <w:name w:val="Secondary legend Car"/>
    <w:basedOn w:val="LgendeCar"/>
    <w:link w:val="Secondarylegend"/>
    <w:rsid w:val="00CC7B85"/>
    <w:rPr>
      <w:rFonts w:ascii="Palatino Linotype" w:hAnsi="Palatino Linotype"/>
      <w:i/>
      <w:iCs/>
      <w:color w:val="44546A" w:themeColor="text2"/>
      <w:sz w:val="18"/>
      <w:szCs w:val="18"/>
      <w:lang w:val="en-US"/>
    </w:rPr>
  </w:style>
  <w:style w:type="character" w:customStyle="1" w:styleId="LegendwithsublegendCar">
    <w:name w:val="Legend with sub legend Car"/>
    <w:basedOn w:val="LgendeCar"/>
    <w:link w:val="Legendwithsublegend"/>
    <w:rsid w:val="00263C3B"/>
    <w:rPr>
      <w:rFonts w:ascii="Palatino Linotype" w:hAnsi="Palatino Linotype"/>
      <w:b/>
      <w:bCs/>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diagramLayout" Target="diagrams/layout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diagramData" Target="diagrams/data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51F3E-8FCB-4D22-A804-0675672CA29C}"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fr-FR"/>
        </a:p>
      </dgm:t>
    </dgm:pt>
    <dgm:pt modelId="{1E7621E0-B673-4BD5-9BB5-18DE7D999874}">
      <dgm:prSet phldrT="[Texte]" custT="1"/>
      <dgm:spPr/>
      <dgm:t>
        <a:bodyPr lIns="72000" anchor="ctr" anchorCtr="0"/>
        <a:lstStyle/>
        <a:p>
          <a:pPr algn="l"/>
          <a:r>
            <a:rPr lang="fr-FR" sz="600">
              <a:latin typeface="Segoe UI Semibold" panose="020B0702040204020203" pitchFamily="34" charset="0"/>
              <a:cs typeface="Segoe UI Semibold" panose="020B0702040204020203" pitchFamily="34" charset="0"/>
            </a:rPr>
            <a:t>Choosing simulation parameters</a:t>
          </a:r>
          <a:br>
            <a:rPr lang="fr-FR" sz="500">
              <a:latin typeface="Segoe UI" panose="020B0502040204020203" pitchFamily="34" charset="0"/>
              <a:cs typeface="Segoe UI" panose="020B0502040204020203" pitchFamily="34" charset="0"/>
            </a:rPr>
          </a:br>
          <a:r>
            <a:rPr lang="fr-FR" sz="600" b="1">
              <a:latin typeface="Segoe UI Semibold" panose="020B0702040204020203" pitchFamily="34" charset="0"/>
              <a:cs typeface="Segoe UI Semibold" panose="020B0702040204020203" pitchFamily="34" charset="0"/>
            </a:rPr>
            <a:t>n</a:t>
          </a:r>
          <a:r>
            <a:rPr lang="fr-FR" sz="600" b="1" baseline="-25000">
              <a:latin typeface="Segoe UI Semibold" panose="020B0702040204020203" pitchFamily="34" charset="0"/>
              <a:cs typeface="Segoe UI Semibold" panose="020B0702040204020203" pitchFamily="34" charset="0"/>
            </a:rPr>
            <a:t>id</a:t>
          </a:r>
          <a:r>
            <a:rPr lang="fr-FR" sz="600">
              <a:latin typeface="Segoe UI" panose="020B0502040204020203" pitchFamily="34" charset="0"/>
              <a:cs typeface="Segoe UI" panose="020B0502040204020203" pitchFamily="34" charset="0"/>
            </a:rPr>
            <a:t> </a:t>
          </a:r>
          <a:r>
            <a:rPr lang="fr-FR" sz="500">
              <a:latin typeface="Segoe UI" panose="020B0502040204020203" pitchFamily="34" charset="0"/>
              <a:cs typeface="Segoe UI" panose="020B0502040204020203" pitchFamily="34" charset="0"/>
            </a:rPr>
            <a:t>= number of nodes</a:t>
          </a:r>
          <a:br>
            <a:rPr lang="fr-FR" sz="500">
              <a:latin typeface="Segoe UI" panose="020B0502040204020203" pitchFamily="34" charset="0"/>
              <a:cs typeface="Segoe UI" panose="020B0502040204020203" pitchFamily="34" charset="0"/>
            </a:rPr>
          </a:br>
          <a:r>
            <a:rPr lang="fr-FR" sz="600">
              <a:latin typeface="Segoe UI Semibold" panose="020B0702040204020203" pitchFamily="34" charset="0"/>
              <a:cs typeface="Segoe UI Semibold" panose="020B0702040204020203" pitchFamily="34" charset="0"/>
            </a:rPr>
            <a:t>n</a:t>
          </a:r>
          <a:r>
            <a:rPr lang="fr-FR" sz="600" baseline="-25000">
              <a:latin typeface="Segoe UI Semibold" panose="020B0702040204020203" pitchFamily="34" charset="0"/>
              <a:cs typeface="Segoe UI Semibold" panose="020B0702040204020203" pitchFamily="34" charset="0"/>
            </a:rPr>
            <a:t>obs</a:t>
          </a:r>
          <a:r>
            <a:rPr lang="fr-FR" sz="500">
              <a:latin typeface="Segoe UI" panose="020B0502040204020203" pitchFamily="34" charset="0"/>
              <a:cs typeface="Segoe UI" panose="020B0502040204020203" pitchFamily="34" charset="0"/>
            </a:rPr>
            <a:t> = number of dyadic observations</a:t>
          </a:r>
          <a:br>
            <a:rPr lang="fr-FR" sz="500">
              <a:latin typeface="Segoe UI" panose="020B0502040204020203" pitchFamily="34" charset="0"/>
              <a:cs typeface="Segoe UI" panose="020B0502040204020203" pitchFamily="34" charset="0"/>
            </a:rPr>
          </a:br>
          <a:r>
            <a:rPr lang="fr-FR" sz="500">
              <a:latin typeface="Segoe UI Semibold" panose="020B0702040204020203" pitchFamily="34" charset="0"/>
              <a:cs typeface="Segoe UI Semibold" panose="020B0702040204020203" pitchFamily="34" charset="0"/>
            </a:rPr>
            <a:t>Distribution </a:t>
          </a:r>
          <a:r>
            <a:rPr lang="fr-FR" sz="500">
              <a:latin typeface="Segoe UI" panose="020B0502040204020203" pitchFamily="34" charset="0"/>
              <a:cs typeface="Segoe UI" panose="020B0502040204020203" pitchFamily="34" charset="0"/>
            </a:rPr>
            <a:t>of node probabilities of presence in a dyad</a:t>
          </a:r>
        </a:p>
      </dgm:t>
    </dgm:pt>
    <dgm:pt modelId="{3DCA9AB8-B028-449D-81E3-7510CE02A5AB}" type="parTrans" cxnId="{E8206075-5825-4891-86CC-343D83EA5D8E}">
      <dgm:prSet/>
      <dgm:spPr/>
      <dgm:t>
        <a:bodyPr/>
        <a:lstStyle/>
        <a:p>
          <a:endParaRPr lang="fr-FR"/>
        </a:p>
      </dgm:t>
    </dgm:pt>
    <dgm:pt modelId="{2E4D8F45-569E-4C22-B469-DA3F2040271A}" type="sibTrans" cxnId="{E8206075-5825-4891-86CC-343D83EA5D8E}">
      <dgm:prSet/>
      <dgm:spPr/>
      <dgm:t>
        <a:bodyPr/>
        <a:lstStyle/>
        <a:p>
          <a:endParaRPr lang="fr-FR"/>
        </a:p>
      </dgm:t>
    </dgm:pt>
    <dgm:pt modelId="{44144155-F6E6-4022-B98D-3D4965481DAB}">
      <dgm:prSet phldrT="[Texte]"/>
      <dgm:spPr/>
      <dgm:t>
        <a:bodyPr/>
        <a:lstStyle/>
        <a:p>
          <a:r>
            <a:rPr lang="fr-FR">
              <a:latin typeface="Segoe UI Semibold" panose="020B0702040204020203" pitchFamily="34" charset="0"/>
              <a:cs typeface="Segoe UI Semibold" panose="020B0702040204020203" pitchFamily="34" charset="0"/>
            </a:rPr>
            <a:t>Ground truth</a:t>
          </a:r>
          <a:br>
            <a:rPr lang="fr-FR">
              <a:latin typeface="Segoe UI" panose="020B0502040204020203" pitchFamily="34" charset="0"/>
              <a:cs typeface="Segoe UI" panose="020B0502040204020203" pitchFamily="34" charset="0"/>
            </a:rPr>
          </a:br>
          <a:r>
            <a:rPr lang="fr-FR">
              <a:latin typeface="Segoe UI" panose="020B0502040204020203" pitchFamily="34" charset="0"/>
              <a:cs typeface="Segoe UI" panose="020B0502040204020203" pitchFamily="34" charset="0"/>
            </a:rPr>
            <a:t>500 lists</a:t>
          </a:r>
        </a:p>
      </dgm:t>
    </dgm:pt>
    <dgm:pt modelId="{9C5A0CBB-F874-49F9-8224-B6A2160B9684}" type="parTrans" cxnId="{039FAD15-3D22-44BC-97A9-F959C2E0BB77}">
      <dgm:prSet/>
      <dgm:spPr>
        <a:ln>
          <a:tailEnd type="triangle"/>
        </a:ln>
      </dgm:spPr>
      <dgm:t>
        <a:bodyPr/>
        <a:lstStyle/>
        <a:p>
          <a:endParaRPr lang="fr-FR"/>
        </a:p>
      </dgm:t>
    </dgm:pt>
    <dgm:pt modelId="{F016240C-618E-4502-8235-3A643DB386E8}" type="sibTrans" cxnId="{039FAD15-3D22-44BC-97A9-F959C2E0BB77}">
      <dgm:prSet/>
      <dgm:spPr/>
      <dgm:t>
        <a:bodyPr/>
        <a:lstStyle/>
        <a:p>
          <a:endParaRPr lang="fr-FR"/>
        </a:p>
      </dgm:t>
    </dgm:pt>
    <dgm:pt modelId="{076E9DD7-84C6-431E-823C-C9792BA41F4C}">
      <dgm:prSet phldrT="[Texte]"/>
      <dgm:spPr/>
      <dgm:t>
        <a:bodyPr anchor="ctr" anchorCtr="0"/>
        <a:lstStyle/>
        <a:p>
          <a:pPr algn="ctr"/>
          <a:r>
            <a:rPr lang="fr-FR">
              <a:latin typeface="Segoe UI Semibold" panose="020B0702040204020203" pitchFamily="34" charset="0"/>
              <a:cs typeface="Segoe UI Semibold" panose="020B0702040204020203" pitchFamily="34" charset="0"/>
            </a:rPr>
            <a:t>Generating lists of dyadic observations</a:t>
          </a:r>
        </a:p>
      </dgm:t>
    </dgm:pt>
    <dgm:pt modelId="{72BA1865-E2EB-4E99-8A83-47D730945B24}" type="parTrans" cxnId="{22D6C1AC-4083-4834-84EA-468EF36703AE}">
      <dgm:prSet/>
      <dgm:spPr>
        <a:ln>
          <a:solidFill>
            <a:schemeClr val="dk1">
              <a:shade val="60000"/>
              <a:hueOff val="0"/>
              <a:satOff val="0"/>
              <a:lumOff val="0"/>
            </a:schemeClr>
          </a:solidFill>
          <a:headEnd type="none"/>
          <a:tailEnd type="triangle"/>
        </a:ln>
      </dgm:spPr>
      <dgm:t>
        <a:bodyPr/>
        <a:lstStyle/>
        <a:p>
          <a:endParaRPr lang="fr-FR"/>
        </a:p>
      </dgm:t>
    </dgm:pt>
    <dgm:pt modelId="{6630ABF9-88D6-46E2-BE21-FB89D9F009CC}" type="sibTrans" cxnId="{22D6C1AC-4083-4834-84EA-468EF36703AE}">
      <dgm:prSet/>
      <dgm:spPr/>
      <dgm:t>
        <a:bodyPr/>
        <a:lstStyle/>
        <a:p>
          <a:endParaRPr lang="fr-FR"/>
        </a:p>
      </dgm:t>
    </dgm:pt>
    <dgm:pt modelId="{25090D74-FFDA-4891-86F8-787AC4FA6BD2}">
      <dgm:prSet phldrT="[Texte]"/>
      <dgm:spPr/>
      <dgm:t>
        <a:bodyPr/>
        <a:lstStyle/>
        <a:p>
          <a:r>
            <a:rPr lang="fr-FR">
              <a:latin typeface="Segoe UI Semibold" panose="020B0702040204020203" pitchFamily="34" charset="0"/>
              <a:cs typeface="Segoe UI Semibold" panose="020B0702040204020203" pitchFamily="34" charset="0"/>
            </a:rPr>
            <a:t>Empirical data</a:t>
          </a:r>
          <a:br>
            <a:rPr lang="fr-FR">
              <a:latin typeface="Segoe UI" panose="020B0502040204020203" pitchFamily="34" charset="0"/>
              <a:cs typeface="Segoe UI" panose="020B0502040204020203" pitchFamily="34" charset="0"/>
            </a:rPr>
          </a:br>
          <a:r>
            <a:rPr lang="fr-FR">
              <a:latin typeface="Segoe UI" panose="020B0502040204020203" pitchFamily="34" charset="0"/>
              <a:cs typeface="Segoe UI" panose="020B0502040204020203" pitchFamily="34" charset="0"/>
            </a:rPr>
            <a:t>1 observed list</a:t>
          </a:r>
        </a:p>
      </dgm:t>
    </dgm:pt>
    <dgm:pt modelId="{89AEC538-C468-49DA-ABFD-5FE0D3499D02}" type="parTrans" cxnId="{A25F8C0B-536C-42E3-915C-4420EC63CEE2}">
      <dgm:prSet/>
      <dgm:spPr>
        <a:ln>
          <a:tailEnd type="triangle"/>
        </a:ln>
      </dgm:spPr>
      <dgm:t>
        <a:bodyPr/>
        <a:lstStyle/>
        <a:p>
          <a:endParaRPr lang="fr-FR"/>
        </a:p>
      </dgm:t>
    </dgm:pt>
    <dgm:pt modelId="{49A15D81-759D-41A4-9A73-613524B3675F}" type="sibTrans" cxnId="{A25F8C0B-536C-42E3-915C-4420EC63CEE2}">
      <dgm:prSet/>
      <dgm:spPr/>
      <dgm:t>
        <a:bodyPr/>
        <a:lstStyle/>
        <a:p>
          <a:endParaRPr lang="fr-FR"/>
        </a:p>
      </dgm:t>
    </dgm:pt>
    <dgm:pt modelId="{F3F3437C-1D6D-438F-8EF7-EBB8A49B5D2D}">
      <dgm:prSet phldrT="[Texte]"/>
      <dgm:spPr/>
      <dgm:t>
        <a:bodyPr/>
        <a:lstStyle/>
        <a:p>
          <a:r>
            <a:rPr lang="fr-FR">
              <a:latin typeface="Segoe UI Semibold" panose="020B0702040204020203" pitchFamily="34" charset="0"/>
              <a:cs typeface="Segoe UI Semibold" panose="020B0702040204020203" pitchFamily="34" charset="0"/>
            </a:rPr>
            <a:t>Observed network</a:t>
          </a:r>
          <a:br>
            <a:rPr lang="fr-FR">
              <a:latin typeface="Segoe UI Semibold" panose="020B0702040204020203" pitchFamily="34" charset="0"/>
              <a:cs typeface="Segoe UI Semibold" panose="020B0702040204020203" pitchFamily="34" charset="0"/>
            </a:rPr>
          </a:br>
          <a:r>
            <a:rPr lang="fr-FR">
              <a:latin typeface="Segoe UI" panose="020B0502040204020203" pitchFamily="34" charset="0"/>
              <a:cs typeface="Segoe UI" panose="020B0502040204020203" pitchFamily="34" charset="0"/>
            </a:rPr>
            <a:t>1 single network</a:t>
          </a:r>
        </a:p>
      </dgm:t>
    </dgm:pt>
    <dgm:pt modelId="{AA99666B-C3BD-4D91-9226-3B853DA16B8C}" type="parTrans" cxnId="{373DC941-6302-4A74-A5C6-019CCCC12D80}">
      <dgm:prSet/>
      <dgm:spPr>
        <a:ln>
          <a:tailEnd type="triangle"/>
        </a:ln>
      </dgm:spPr>
      <dgm:t>
        <a:bodyPr/>
        <a:lstStyle/>
        <a:p>
          <a:endParaRPr lang="fr-FR"/>
        </a:p>
      </dgm:t>
    </dgm:pt>
    <dgm:pt modelId="{3D27A77D-C0F3-4800-9473-021BA759C189}" type="sibTrans" cxnId="{373DC941-6302-4A74-A5C6-019CCCC12D80}">
      <dgm:prSet/>
      <dgm:spPr/>
      <dgm:t>
        <a:bodyPr/>
        <a:lstStyle/>
        <a:p>
          <a:endParaRPr lang="fr-FR"/>
        </a:p>
      </dgm:t>
    </dgm:pt>
    <dgm:pt modelId="{5D0D19FE-72FA-4BB6-8DF3-398481DAA3AF}">
      <dgm:prSet phldrT="[Texte]"/>
      <dgm:spPr/>
      <dgm:t>
        <a:bodyPr/>
        <a:lstStyle/>
        <a:p>
          <a:r>
            <a:rPr lang="fr-FR">
              <a:latin typeface="Segoe UI Semibold" panose="020B0702040204020203" pitchFamily="34" charset="0"/>
              <a:cs typeface="Segoe UI Semibold" panose="020B0702040204020203" pitchFamily="34" charset="0"/>
            </a:rPr>
            <a:t>Ground truth</a:t>
          </a:r>
          <a:br>
            <a:rPr lang="fr-FR">
              <a:latin typeface="Segoe UI" panose="020B0502040204020203" pitchFamily="34" charset="0"/>
              <a:cs typeface="Segoe UI" panose="020B0502040204020203" pitchFamily="34" charset="0"/>
            </a:rPr>
          </a:br>
          <a:r>
            <a:rPr lang="fr-FR">
              <a:latin typeface="Segoe UI" panose="020B0502040204020203" pitchFamily="34" charset="0"/>
              <a:cs typeface="Segoe UI" panose="020B0502040204020203" pitchFamily="34" charset="0"/>
            </a:rPr>
            <a:t>500 networks</a:t>
          </a:r>
        </a:p>
      </dgm:t>
    </dgm:pt>
    <dgm:pt modelId="{65D50303-BE30-4071-B55F-82FF4AC73AD0}" type="parTrans" cxnId="{22C153CE-E977-48FA-BD57-6860BD7290A9}">
      <dgm:prSet/>
      <dgm:spPr>
        <a:ln>
          <a:tailEnd type="triangle"/>
        </a:ln>
      </dgm:spPr>
      <dgm:t>
        <a:bodyPr/>
        <a:lstStyle/>
        <a:p>
          <a:endParaRPr lang="fr-FR"/>
        </a:p>
      </dgm:t>
    </dgm:pt>
    <dgm:pt modelId="{0588D32B-ECF3-453F-AA4B-5A0AC2F1173D}" type="sibTrans" cxnId="{22C153CE-E977-48FA-BD57-6860BD7290A9}">
      <dgm:prSet/>
      <dgm:spPr/>
      <dgm:t>
        <a:bodyPr/>
        <a:lstStyle/>
        <a:p>
          <a:endParaRPr lang="fr-FR"/>
        </a:p>
      </dgm:t>
    </dgm:pt>
    <dgm:pt modelId="{CACB0114-A077-4DBE-AFD6-0BA41B5B9683}">
      <dgm:prSet phldrT="[Texte]"/>
      <dgm:spPr/>
      <dgm:t>
        <a:bodyPr/>
        <a:lstStyle/>
        <a:p>
          <a:r>
            <a:rPr lang="fr-FR">
              <a:latin typeface="Segoe UI Semibold" panose="020B0702040204020203" pitchFamily="34" charset="0"/>
              <a:cs typeface="Segoe UI Semibold" panose="020B0702040204020203" pitchFamily="34" charset="0"/>
            </a:rPr>
            <a:t>Bootstrapped data</a:t>
          </a:r>
          <a:br>
            <a:rPr lang="fr-FR">
              <a:latin typeface="Segoe UI" panose="020B0502040204020203" pitchFamily="34" charset="0"/>
              <a:cs typeface="Segoe UI" panose="020B0502040204020203" pitchFamily="34" charset="0"/>
            </a:rPr>
          </a:br>
          <a:r>
            <a:rPr lang="fr-FR">
              <a:latin typeface="Segoe UI" panose="020B0502040204020203" pitchFamily="34" charset="0"/>
              <a:cs typeface="Segoe UI" panose="020B0502040204020203" pitchFamily="34" charset="0"/>
            </a:rPr>
            <a:t>500 bootstrapped lists</a:t>
          </a:r>
          <a:br>
            <a:rPr lang="fr-FR">
              <a:latin typeface="Segoe UI" panose="020B0502040204020203" pitchFamily="34" charset="0"/>
              <a:cs typeface="Segoe UI" panose="020B0502040204020203" pitchFamily="34" charset="0"/>
            </a:rPr>
          </a:br>
          <a:r>
            <a:rPr lang="fr-FR">
              <a:latin typeface="Segoe UI" panose="020B0502040204020203" pitchFamily="34" charset="0"/>
              <a:cs typeface="Segoe UI" panose="020B0502040204020203" pitchFamily="34" charset="0"/>
            </a:rPr>
            <a:t>from resampling the observed one</a:t>
          </a:r>
        </a:p>
      </dgm:t>
    </dgm:pt>
    <dgm:pt modelId="{A7139593-C872-4989-B8CB-710014BCBC8C}" type="parTrans" cxnId="{2C0830C3-64A2-4141-9A0B-2F54B9E3E9E3}">
      <dgm:prSet/>
      <dgm:spPr>
        <a:ln>
          <a:noFill/>
        </a:ln>
      </dgm:spPr>
      <dgm:t>
        <a:bodyPr/>
        <a:lstStyle/>
        <a:p>
          <a:endParaRPr lang="fr-FR"/>
        </a:p>
      </dgm:t>
    </dgm:pt>
    <dgm:pt modelId="{8641398B-2C0D-4077-8AB6-75EAD32B7828}" type="sibTrans" cxnId="{2C0830C3-64A2-4141-9A0B-2F54B9E3E9E3}">
      <dgm:prSet/>
      <dgm:spPr/>
      <dgm:t>
        <a:bodyPr/>
        <a:lstStyle/>
        <a:p>
          <a:endParaRPr lang="fr-FR"/>
        </a:p>
      </dgm:t>
    </dgm:pt>
    <dgm:pt modelId="{667F4D38-A9ED-4844-8D5F-D26BAD2BF1B2}">
      <dgm:prSet phldrT="[Texte]"/>
      <dgm:spPr/>
      <dgm:t>
        <a:bodyPr/>
        <a:lstStyle/>
        <a:p>
          <a:r>
            <a:rPr lang="fr-FR">
              <a:latin typeface="Segoe UI Semibold" panose="020B0702040204020203" pitchFamily="34" charset="0"/>
              <a:cs typeface="Segoe UI Semibold" panose="020B0702040204020203" pitchFamily="34" charset="0"/>
            </a:rPr>
            <a:t>Bootstrapped networks</a:t>
          </a:r>
          <a:br>
            <a:rPr lang="fr-FR">
              <a:latin typeface="Segoe UI" panose="020B0502040204020203" pitchFamily="34" charset="0"/>
              <a:cs typeface="Segoe UI" panose="020B0502040204020203" pitchFamily="34" charset="0"/>
            </a:rPr>
          </a:br>
          <a:r>
            <a:rPr lang="fr-FR">
              <a:latin typeface="Segoe UI" panose="020B0502040204020203" pitchFamily="34" charset="0"/>
              <a:cs typeface="Segoe UI" panose="020B0502040204020203" pitchFamily="34" charset="0"/>
            </a:rPr>
            <a:t>500 networks</a:t>
          </a:r>
        </a:p>
      </dgm:t>
    </dgm:pt>
    <dgm:pt modelId="{95F1E448-7D3A-48DB-9F3A-32C1B58AA702}" type="parTrans" cxnId="{F70B0C9D-E8A8-4AA1-A666-9A1D35172F50}">
      <dgm:prSet/>
      <dgm:spPr>
        <a:ln>
          <a:tailEnd type="triangle"/>
        </a:ln>
      </dgm:spPr>
      <dgm:t>
        <a:bodyPr/>
        <a:lstStyle/>
        <a:p>
          <a:endParaRPr lang="fr-FR"/>
        </a:p>
      </dgm:t>
    </dgm:pt>
    <dgm:pt modelId="{4FEEC295-093C-4F28-850E-2DFA08F0018F}" type="sibTrans" cxnId="{F70B0C9D-E8A8-4AA1-A666-9A1D35172F50}">
      <dgm:prSet/>
      <dgm:spPr/>
      <dgm:t>
        <a:bodyPr/>
        <a:lstStyle/>
        <a:p>
          <a:endParaRPr lang="fr-FR"/>
        </a:p>
      </dgm:t>
    </dgm:pt>
    <dgm:pt modelId="{F4EAFF35-96C7-43C5-8155-6DB896778DF3}" type="pres">
      <dgm:prSet presAssocID="{57D51F3E-8FCB-4D22-A804-0675672CA29C}" presName="diagram" presStyleCnt="0">
        <dgm:presLayoutVars>
          <dgm:chPref val="1"/>
          <dgm:dir/>
          <dgm:animOne val="branch"/>
          <dgm:animLvl val="lvl"/>
          <dgm:resizeHandles val="exact"/>
        </dgm:presLayoutVars>
      </dgm:prSet>
      <dgm:spPr/>
    </dgm:pt>
    <dgm:pt modelId="{DA1F039C-2FAC-4E30-AF35-F26F3426277B}" type="pres">
      <dgm:prSet presAssocID="{1E7621E0-B673-4BD5-9BB5-18DE7D999874}" presName="root1" presStyleCnt="0"/>
      <dgm:spPr/>
    </dgm:pt>
    <dgm:pt modelId="{6EB5D4A1-5E56-4413-8297-A260281E54A6}" type="pres">
      <dgm:prSet presAssocID="{1E7621E0-B673-4BD5-9BB5-18DE7D999874}" presName="LevelOneTextNode" presStyleLbl="node0" presStyleIdx="0" presStyleCnt="1" custScaleX="131045">
        <dgm:presLayoutVars>
          <dgm:chPref val="3"/>
        </dgm:presLayoutVars>
      </dgm:prSet>
      <dgm:spPr/>
    </dgm:pt>
    <dgm:pt modelId="{C6928430-86A9-4C54-B38A-440CDA49663B}" type="pres">
      <dgm:prSet presAssocID="{1E7621E0-B673-4BD5-9BB5-18DE7D999874}" presName="level2hierChild" presStyleCnt="0"/>
      <dgm:spPr/>
    </dgm:pt>
    <dgm:pt modelId="{9FF0932D-98EF-4E84-ACE1-127939586673}" type="pres">
      <dgm:prSet presAssocID="{72BA1865-E2EB-4E99-8A83-47D730945B24}" presName="conn2-1" presStyleLbl="parChTrans1D2" presStyleIdx="0" presStyleCnt="1"/>
      <dgm:spPr/>
    </dgm:pt>
    <dgm:pt modelId="{490D43FA-914C-4934-B620-74BFFA2962A6}" type="pres">
      <dgm:prSet presAssocID="{72BA1865-E2EB-4E99-8A83-47D730945B24}" presName="connTx" presStyleLbl="parChTrans1D2" presStyleIdx="0" presStyleCnt="1"/>
      <dgm:spPr/>
    </dgm:pt>
    <dgm:pt modelId="{59483EB4-6BE5-421C-81CD-A395963A50A5}" type="pres">
      <dgm:prSet presAssocID="{076E9DD7-84C6-431E-823C-C9792BA41F4C}" presName="root2" presStyleCnt="0"/>
      <dgm:spPr/>
    </dgm:pt>
    <dgm:pt modelId="{F7AA5DA0-A1FB-4B8A-8D3F-28FB0AFA4C72}" type="pres">
      <dgm:prSet presAssocID="{076E9DD7-84C6-431E-823C-C9792BA41F4C}" presName="LevelTwoTextNode" presStyleLbl="node2" presStyleIdx="0" presStyleCnt="1" custScaleX="86599" custLinFactNeighborX="25247" custLinFactNeighborY="886">
        <dgm:presLayoutVars>
          <dgm:chPref val="3"/>
        </dgm:presLayoutVars>
      </dgm:prSet>
      <dgm:spPr/>
    </dgm:pt>
    <dgm:pt modelId="{97F50BEB-B3D2-4618-BB75-D17783F2993A}" type="pres">
      <dgm:prSet presAssocID="{076E9DD7-84C6-431E-823C-C9792BA41F4C}" presName="level3hierChild" presStyleCnt="0"/>
      <dgm:spPr/>
    </dgm:pt>
    <dgm:pt modelId="{8ACD9271-905A-42D4-A5E2-0BE72ED2CDD1}" type="pres">
      <dgm:prSet presAssocID="{9C5A0CBB-F874-49F9-8224-B6A2160B9684}" presName="conn2-1" presStyleLbl="parChTrans1D3" presStyleIdx="0" presStyleCnt="3"/>
      <dgm:spPr/>
    </dgm:pt>
    <dgm:pt modelId="{5D54A25D-DC54-4627-9155-A701C4B87530}" type="pres">
      <dgm:prSet presAssocID="{9C5A0CBB-F874-49F9-8224-B6A2160B9684}" presName="connTx" presStyleLbl="parChTrans1D3" presStyleIdx="0" presStyleCnt="3"/>
      <dgm:spPr/>
    </dgm:pt>
    <dgm:pt modelId="{26FF6074-4853-469C-B907-AE9F9AEEFB67}" type="pres">
      <dgm:prSet presAssocID="{44144155-F6E6-4022-B98D-3D4965481DAB}" presName="root2" presStyleCnt="0"/>
      <dgm:spPr/>
    </dgm:pt>
    <dgm:pt modelId="{E4731BB1-2A94-429F-B914-A6FBD5AB9B1C}" type="pres">
      <dgm:prSet presAssocID="{44144155-F6E6-4022-B98D-3D4965481DAB}" presName="LevelTwoTextNode" presStyleLbl="node3" presStyleIdx="0" presStyleCnt="3" custLinFactNeighborX="18851" custLinFactNeighborY="-17710">
        <dgm:presLayoutVars>
          <dgm:chPref val="3"/>
        </dgm:presLayoutVars>
      </dgm:prSet>
      <dgm:spPr/>
    </dgm:pt>
    <dgm:pt modelId="{90988658-183F-4658-87CB-E42FDDA8F80A}" type="pres">
      <dgm:prSet presAssocID="{44144155-F6E6-4022-B98D-3D4965481DAB}" presName="level3hierChild" presStyleCnt="0"/>
      <dgm:spPr/>
    </dgm:pt>
    <dgm:pt modelId="{D50AB05D-2BDD-40F5-8191-A92C79B5A990}" type="pres">
      <dgm:prSet presAssocID="{65D50303-BE30-4071-B55F-82FF4AC73AD0}" presName="conn2-1" presStyleLbl="parChTrans1D4" presStyleIdx="0" presStyleCnt="3"/>
      <dgm:spPr/>
    </dgm:pt>
    <dgm:pt modelId="{514CAD11-954B-4FF2-B42D-32A15C15B181}" type="pres">
      <dgm:prSet presAssocID="{65D50303-BE30-4071-B55F-82FF4AC73AD0}" presName="connTx" presStyleLbl="parChTrans1D4" presStyleIdx="0" presStyleCnt="3"/>
      <dgm:spPr/>
    </dgm:pt>
    <dgm:pt modelId="{13DC6524-E9F8-42CB-84F9-A347B81ABF1C}" type="pres">
      <dgm:prSet presAssocID="{5D0D19FE-72FA-4BB6-8DF3-398481DAA3AF}" presName="root2" presStyleCnt="0"/>
      <dgm:spPr/>
    </dgm:pt>
    <dgm:pt modelId="{56CAF6DA-0016-4BB8-879A-B44FDBD254FE}" type="pres">
      <dgm:prSet presAssocID="{5D0D19FE-72FA-4BB6-8DF3-398481DAA3AF}" presName="LevelTwoTextNode" presStyleLbl="node4" presStyleIdx="0" presStyleCnt="3" custScaleX="66242" custLinFactNeighborX="1017" custLinFactNeighborY="-31522">
        <dgm:presLayoutVars>
          <dgm:chPref val="3"/>
        </dgm:presLayoutVars>
      </dgm:prSet>
      <dgm:spPr/>
    </dgm:pt>
    <dgm:pt modelId="{D5D00239-2F29-4671-B477-DB1A64779BBD}" type="pres">
      <dgm:prSet presAssocID="{5D0D19FE-72FA-4BB6-8DF3-398481DAA3AF}" presName="level3hierChild" presStyleCnt="0"/>
      <dgm:spPr/>
    </dgm:pt>
    <dgm:pt modelId="{858FC545-887F-4C11-BE6F-C8FB7B91F57B}" type="pres">
      <dgm:prSet presAssocID="{89AEC538-C468-49DA-ABFD-5FE0D3499D02}" presName="conn2-1" presStyleLbl="parChTrans1D3" presStyleIdx="1" presStyleCnt="3"/>
      <dgm:spPr/>
    </dgm:pt>
    <dgm:pt modelId="{ECC291E6-772D-44E9-A75C-791897647F05}" type="pres">
      <dgm:prSet presAssocID="{89AEC538-C468-49DA-ABFD-5FE0D3499D02}" presName="connTx" presStyleLbl="parChTrans1D3" presStyleIdx="1" presStyleCnt="3"/>
      <dgm:spPr/>
    </dgm:pt>
    <dgm:pt modelId="{045698A2-D4F4-4BB9-AA81-AB6CDF6C9645}" type="pres">
      <dgm:prSet presAssocID="{25090D74-FFDA-4891-86F8-787AC4FA6BD2}" presName="root2" presStyleCnt="0"/>
      <dgm:spPr/>
    </dgm:pt>
    <dgm:pt modelId="{6505DAF9-FD27-4663-9791-7E7F449D3B8E}" type="pres">
      <dgm:prSet presAssocID="{25090D74-FFDA-4891-86F8-787AC4FA6BD2}" presName="LevelTwoTextNode" presStyleLbl="node3" presStyleIdx="1" presStyleCnt="3" custLinFactNeighborX="18851">
        <dgm:presLayoutVars>
          <dgm:chPref val="3"/>
        </dgm:presLayoutVars>
      </dgm:prSet>
      <dgm:spPr/>
    </dgm:pt>
    <dgm:pt modelId="{37875B64-132E-4559-ABE6-2BED9216D1FB}" type="pres">
      <dgm:prSet presAssocID="{25090D74-FFDA-4891-86F8-787AC4FA6BD2}" presName="level3hierChild" presStyleCnt="0"/>
      <dgm:spPr/>
    </dgm:pt>
    <dgm:pt modelId="{A3B0FF19-2B35-45AF-A957-F1DE464205DB}" type="pres">
      <dgm:prSet presAssocID="{AA99666B-C3BD-4D91-9226-3B853DA16B8C}" presName="conn2-1" presStyleLbl="parChTrans1D4" presStyleIdx="1" presStyleCnt="3"/>
      <dgm:spPr/>
    </dgm:pt>
    <dgm:pt modelId="{C2AEF75E-3219-45A7-AF26-ACAFA09C8696}" type="pres">
      <dgm:prSet presAssocID="{AA99666B-C3BD-4D91-9226-3B853DA16B8C}" presName="connTx" presStyleLbl="parChTrans1D4" presStyleIdx="1" presStyleCnt="3"/>
      <dgm:spPr/>
    </dgm:pt>
    <dgm:pt modelId="{58FC6830-0C5E-4B96-B744-91EE2656E804}" type="pres">
      <dgm:prSet presAssocID="{F3F3437C-1D6D-438F-8EF7-EBB8A49B5D2D}" presName="root2" presStyleCnt="0"/>
      <dgm:spPr/>
    </dgm:pt>
    <dgm:pt modelId="{02E4A588-D41A-4528-8803-DF1690A10782}" type="pres">
      <dgm:prSet presAssocID="{F3F3437C-1D6D-438F-8EF7-EBB8A49B5D2D}" presName="LevelTwoTextNode" presStyleLbl="node4" presStyleIdx="1" presStyleCnt="3" custScaleX="66242">
        <dgm:presLayoutVars>
          <dgm:chPref val="3"/>
        </dgm:presLayoutVars>
      </dgm:prSet>
      <dgm:spPr/>
    </dgm:pt>
    <dgm:pt modelId="{D09D6C57-9F02-4B13-BE76-5AD52B5B788B}" type="pres">
      <dgm:prSet presAssocID="{F3F3437C-1D6D-438F-8EF7-EBB8A49B5D2D}" presName="level3hierChild" presStyleCnt="0"/>
      <dgm:spPr/>
    </dgm:pt>
    <dgm:pt modelId="{F1887CDC-E824-4500-9F38-53FD542C0A47}" type="pres">
      <dgm:prSet presAssocID="{A7139593-C872-4989-B8CB-710014BCBC8C}" presName="conn2-1" presStyleLbl="parChTrans1D3" presStyleIdx="2" presStyleCnt="3"/>
      <dgm:spPr/>
    </dgm:pt>
    <dgm:pt modelId="{51D05F73-6EE4-43FC-815F-0B540621720A}" type="pres">
      <dgm:prSet presAssocID="{A7139593-C872-4989-B8CB-710014BCBC8C}" presName="connTx" presStyleLbl="parChTrans1D3" presStyleIdx="2" presStyleCnt="3"/>
      <dgm:spPr/>
    </dgm:pt>
    <dgm:pt modelId="{916B910B-F0A4-44FE-AF94-B1C00478C3FD}" type="pres">
      <dgm:prSet presAssocID="{CACB0114-A077-4DBE-AFD6-0BA41B5B9683}" presName="root2" presStyleCnt="0"/>
      <dgm:spPr/>
    </dgm:pt>
    <dgm:pt modelId="{604F06AC-0176-48F2-91A9-3DFD70748A61}" type="pres">
      <dgm:prSet presAssocID="{CACB0114-A077-4DBE-AFD6-0BA41B5B9683}" presName="LevelTwoTextNode" presStyleLbl="node3" presStyleIdx="2" presStyleCnt="3" custLinFactNeighborX="19867" custLinFactNeighborY="17710">
        <dgm:presLayoutVars>
          <dgm:chPref val="3"/>
        </dgm:presLayoutVars>
      </dgm:prSet>
      <dgm:spPr/>
    </dgm:pt>
    <dgm:pt modelId="{F45456C5-19D8-42AE-B5C5-58AE3769E2B8}" type="pres">
      <dgm:prSet presAssocID="{CACB0114-A077-4DBE-AFD6-0BA41B5B9683}" presName="level3hierChild" presStyleCnt="0"/>
      <dgm:spPr/>
    </dgm:pt>
    <dgm:pt modelId="{B506A335-C7A8-4575-AD61-7F3C2972D578}" type="pres">
      <dgm:prSet presAssocID="{95F1E448-7D3A-48DB-9F3A-32C1B58AA702}" presName="conn2-1" presStyleLbl="parChTrans1D4" presStyleIdx="2" presStyleCnt="3"/>
      <dgm:spPr/>
    </dgm:pt>
    <dgm:pt modelId="{126EFD57-AF9F-40A3-8553-0B660526ECD3}" type="pres">
      <dgm:prSet presAssocID="{95F1E448-7D3A-48DB-9F3A-32C1B58AA702}" presName="connTx" presStyleLbl="parChTrans1D4" presStyleIdx="2" presStyleCnt="3"/>
      <dgm:spPr/>
    </dgm:pt>
    <dgm:pt modelId="{78B93B7B-51AF-45AF-852C-11D13B58F1C4}" type="pres">
      <dgm:prSet presAssocID="{667F4D38-A9ED-4844-8D5F-D26BAD2BF1B2}" presName="root2" presStyleCnt="0"/>
      <dgm:spPr/>
    </dgm:pt>
    <dgm:pt modelId="{28A7BA73-11CC-4DA6-9E01-766F4DC2FAC2}" type="pres">
      <dgm:prSet presAssocID="{667F4D38-A9ED-4844-8D5F-D26BAD2BF1B2}" presName="LevelTwoTextNode" presStyleLbl="node4" presStyleIdx="2" presStyleCnt="3" custScaleX="66242" custLinFactNeighborX="3051" custLinFactNeighborY="22370">
        <dgm:presLayoutVars>
          <dgm:chPref val="3"/>
        </dgm:presLayoutVars>
      </dgm:prSet>
      <dgm:spPr/>
    </dgm:pt>
    <dgm:pt modelId="{B74DA075-8CB3-4B02-9BAA-61F3F95F1C56}" type="pres">
      <dgm:prSet presAssocID="{667F4D38-A9ED-4844-8D5F-D26BAD2BF1B2}" presName="level3hierChild" presStyleCnt="0"/>
      <dgm:spPr/>
    </dgm:pt>
  </dgm:ptLst>
  <dgm:cxnLst>
    <dgm:cxn modelId="{A25F8C0B-536C-42E3-915C-4420EC63CEE2}" srcId="{076E9DD7-84C6-431E-823C-C9792BA41F4C}" destId="{25090D74-FFDA-4891-86F8-787AC4FA6BD2}" srcOrd="1" destOrd="0" parTransId="{89AEC538-C468-49DA-ABFD-5FE0D3499D02}" sibTransId="{49A15D81-759D-41A4-9A73-613524B3675F}"/>
    <dgm:cxn modelId="{0849900E-253C-445B-AE74-B0E62A44C517}" type="presOf" srcId="{72BA1865-E2EB-4E99-8A83-47D730945B24}" destId="{490D43FA-914C-4934-B620-74BFFA2962A6}" srcOrd="1" destOrd="0" presId="urn:microsoft.com/office/officeart/2005/8/layout/hierarchy2"/>
    <dgm:cxn modelId="{039FAD15-3D22-44BC-97A9-F959C2E0BB77}" srcId="{076E9DD7-84C6-431E-823C-C9792BA41F4C}" destId="{44144155-F6E6-4022-B98D-3D4965481DAB}" srcOrd="0" destOrd="0" parTransId="{9C5A0CBB-F874-49F9-8224-B6A2160B9684}" sibTransId="{F016240C-618E-4502-8235-3A643DB386E8}"/>
    <dgm:cxn modelId="{40CBD915-2EBC-4E29-9D22-4BF4CCEB9449}" type="presOf" srcId="{95F1E448-7D3A-48DB-9F3A-32C1B58AA702}" destId="{126EFD57-AF9F-40A3-8553-0B660526ECD3}" srcOrd="1" destOrd="0" presId="urn:microsoft.com/office/officeart/2005/8/layout/hierarchy2"/>
    <dgm:cxn modelId="{BEBD791C-4233-4EE0-A861-EEA5B47A3101}" type="presOf" srcId="{A7139593-C872-4989-B8CB-710014BCBC8C}" destId="{51D05F73-6EE4-43FC-815F-0B540621720A}" srcOrd="1" destOrd="0" presId="urn:microsoft.com/office/officeart/2005/8/layout/hierarchy2"/>
    <dgm:cxn modelId="{E7FD8F27-1AB2-439C-ABA4-5D2E064E7493}" type="presOf" srcId="{AA99666B-C3BD-4D91-9226-3B853DA16B8C}" destId="{A3B0FF19-2B35-45AF-A957-F1DE464205DB}" srcOrd="0" destOrd="0" presId="urn:microsoft.com/office/officeart/2005/8/layout/hierarchy2"/>
    <dgm:cxn modelId="{36EBB128-754A-4399-BC6D-2EC3123A977C}" type="presOf" srcId="{CACB0114-A077-4DBE-AFD6-0BA41B5B9683}" destId="{604F06AC-0176-48F2-91A9-3DFD70748A61}" srcOrd="0" destOrd="0" presId="urn:microsoft.com/office/officeart/2005/8/layout/hierarchy2"/>
    <dgm:cxn modelId="{1549242D-FB9F-4CC7-93E0-45E50571992C}" type="presOf" srcId="{44144155-F6E6-4022-B98D-3D4965481DAB}" destId="{E4731BB1-2A94-429F-B914-A6FBD5AB9B1C}" srcOrd="0" destOrd="0" presId="urn:microsoft.com/office/officeart/2005/8/layout/hierarchy2"/>
    <dgm:cxn modelId="{28AFD65E-BD7A-4758-9D9E-6FD8E24C65CF}" type="presOf" srcId="{65D50303-BE30-4071-B55F-82FF4AC73AD0}" destId="{D50AB05D-2BDD-40F5-8191-A92C79B5A990}" srcOrd="0" destOrd="0" presId="urn:microsoft.com/office/officeart/2005/8/layout/hierarchy2"/>
    <dgm:cxn modelId="{373DC941-6302-4A74-A5C6-019CCCC12D80}" srcId="{25090D74-FFDA-4891-86F8-787AC4FA6BD2}" destId="{F3F3437C-1D6D-438F-8EF7-EBB8A49B5D2D}" srcOrd="0" destOrd="0" parTransId="{AA99666B-C3BD-4D91-9226-3B853DA16B8C}" sibTransId="{3D27A77D-C0F3-4800-9473-021BA759C189}"/>
    <dgm:cxn modelId="{937B3463-3579-4FB8-8201-4E5C7AA9BB2C}" type="presOf" srcId="{89AEC538-C468-49DA-ABFD-5FE0D3499D02}" destId="{ECC291E6-772D-44E9-A75C-791897647F05}" srcOrd="1" destOrd="0" presId="urn:microsoft.com/office/officeart/2005/8/layout/hierarchy2"/>
    <dgm:cxn modelId="{582F9072-5F89-4E93-B46B-F37E95540D2E}" type="presOf" srcId="{9C5A0CBB-F874-49F9-8224-B6A2160B9684}" destId="{5D54A25D-DC54-4627-9155-A701C4B87530}" srcOrd="1" destOrd="0" presId="urn:microsoft.com/office/officeart/2005/8/layout/hierarchy2"/>
    <dgm:cxn modelId="{55DEAA73-1BB7-4B0D-B648-428F57CC7036}" type="presOf" srcId="{5D0D19FE-72FA-4BB6-8DF3-398481DAA3AF}" destId="{56CAF6DA-0016-4BB8-879A-B44FDBD254FE}" srcOrd="0" destOrd="0" presId="urn:microsoft.com/office/officeart/2005/8/layout/hierarchy2"/>
    <dgm:cxn modelId="{78953774-3D8E-4490-B0FE-9E8076E9DECB}" type="presOf" srcId="{72BA1865-E2EB-4E99-8A83-47D730945B24}" destId="{9FF0932D-98EF-4E84-ACE1-127939586673}" srcOrd="0" destOrd="0" presId="urn:microsoft.com/office/officeart/2005/8/layout/hierarchy2"/>
    <dgm:cxn modelId="{2014CE54-15D1-4FBF-88FA-31423E00AA4F}" type="presOf" srcId="{667F4D38-A9ED-4844-8D5F-D26BAD2BF1B2}" destId="{28A7BA73-11CC-4DA6-9E01-766F4DC2FAC2}" srcOrd="0" destOrd="0" presId="urn:microsoft.com/office/officeart/2005/8/layout/hierarchy2"/>
    <dgm:cxn modelId="{E8206075-5825-4891-86CC-343D83EA5D8E}" srcId="{57D51F3E-8FCB-4D22-A804-0675672CA29C}" destId="{1E7621E0-B673-4BD5-9BB5-18DE7D999874}" srcOrd="0" destOrd="0" parTransId="{3DCA9AB8-B028-449D-81E3-7510CE02A5AB}" sibTransId="{2E4D8F45-569E-4C22-B469-DA3F2040271A}"/>
    <dgm:cxn modelId="{38E01296-C588-4736-9232-A324C999C227}" type="presOf" srcId="{1E7621E0-B673-4BD5-9BB5-18DE7D999874}" destId="{6EB5D4A1-5E56-4413-8297-A260281E54A6}" srcOrd="0" destOrd="0" presId="urn:microsoft.com/office/officeart/2005/8/layout/hierarchy2"/>
    <dgm:cxn modelId="{0A0AD59C-34D0-4F36-9596-AC267A47B086}" type="presOf" srcId="{95F1E448-7D3A-48DB-9F3A-32C1B58AA702}" destId="{B506A335-C7A8-4575-AD61-7F3C2972D578}" srcOrd="0" destOrd="0" presId="urn:microsoft.com/office/officeart/2005/8/layout/hierarchy2"/>
    <dgm:cxn modelId="{F70B0C9D-E8A8-4AA1-A666-9A1D35172F50}" srcId="{CACB0114-A077-4DBE-AFD6-0BA41B5B9683}" destId="{667F4D38-A9ED-4844-8D5F-D26BAD2BF1B2}" srcOrd="0" destOrd="0" parTransId="{95F1E448-7D3A-48DB-9F3A-32C1B58AA702}" sibTransId="{4FEEC295-093C-4F28-850E-2DFA08F0018F}"/>
    <dgm:cxn modelId="{22D6C1AC-4083-4834-84EA-468EF36703AE}" srcId="{1E7621E0-B673-4BD5-9BB5-18DE7D999874}" destId="{076E9DD7-84C6-431E-823C-C9792BA41F4C}" srcOrd="0" destOrd="0" parTransId="{72BA1865-E2EB-4E99-8A83-47D730945B24}" sibTransId="{6630ABF9-88D6-46E2-BE21-FB89D9F009CC}"/>
    <dgm:cxn modelId="{A8A418B1-45E8-41B5-A656-506D2B04B51D}" type="presOf" srcId="{AA99666B-C3BD-4D91-9226-3B853DA16B8C}" destId="{C2AEF75E-3219-45A7-AF26-ACAFA09C8696}" srcOrd="1" destOrd="0" presId="urn:microsoft.com/office/officeart/2005/8/layout/hierarchy2"/>
    <dgm:cxn modelId="{1524FBB9-9F05-4321-B246-BE99F4FCFB7B}" type="presOf" srcId="{F3F3437C-1D6D-438F-8EF7-EBB8A49B5D2D}" destId="{02E4A588-D41A-4528-8803-DF1690A10782}" srcOrd="0" destOrd="0" presId="urn:microsoft.com/office/officeart/2005/8/layout/hierarchy2"/>
    <dgm:cxn modelId="{26DC34C0-08AF-4DFD-B6E4-E76BB304DA03}" type="presOf" srcId="{65D50303-BE30-4071-B55F-82FF4AC73AD0}" destId="{514CAD11-954B-4FF2-B42D-32A15C15B181}" srcOrd="1" destOrd="0" presId="urn:microsoft.com/office/officeart/2005/8/layout/hierarchy2"/>
    <dgm:cxn modelId="{2C0830C3-64A2-4141-9A0B-2F54B9E3E9E3}" srcId="{076E9DD7-84C6-431E-823C-C9792BA41F4C}" destId="{CACB0114-A077-4DBE-AFD6-0BA41B5B9683}" srcOrd="2" destOrd="0" parTransId="{A7139593-C872-4989-B8CB-710014BCBC8C}" sibTransId="{8641398B-2C0D-4077-8AB6-75EAD32B7828}"/>
    <dgm:cxn modelId="{B4B646C7-2250-4443-8C44-4C8AF7884124}" type="presOf" srcId="{57D51F3E-8FCB-4D22-A804-0675672CA29C}" destId="{F4EAFF35-96C7-43C5-8155-6DB896778DF3}" srcOrd="0" destOrd="0" presId="urn:microsoft.com/office/officeart/2005/8/layout/hierarchy2"/>
    <dgm:cxn modelId="{22C153CE-E977-48FA-BD57-6860BD7290A9}" srcId="{44144155-F6E6-4022-B98D-3D4965481DAB}" destId="{5D0D19FE-72FA-4BB6-8DF3-398481DAA3AF}" srcOrd="0" destOrd="0" parTransId="{65D50303-BE30-4071-B55F-82FF4AC73AD0}" sibTransId="{0588D32B-ECF3-453F-AA4B-5A0AC2F1173D}"/>
    <dgm:cxn modelId="{5ADB14D5-9378-4DA7-A52E-3693C626ED6F}" type="presOf" srcId="{25090D74-FFDA-4891-86F8-787AC4FA6BD2}" destId="{6505DAF9-FD27-4663-9791-7E7F449D3B8E}" srcOrd="0" destOrd="0" presId="urn:microsoft.com/office/officeart/2005/8/layout/hierarchy2"/>
    <dgm:cxn modelId="{0ED349DD-DA1C-49DF-85C4-69BCC5742141}" type="presOf" srcId="{A7139593-C872-4989-B8CB-710014BCBC8C}" destId="{F1887CDC-E824-4500-9F38-53FD542C0A47}" srcOrd="0" destOrd="0" presId="urn:microsoft.com/office/officeart/2005/8/layout/hierarchy2"/>
    <dgm:cxn modelId="{3DFD04E4-4764-4C16-8D3F-4C24A16B9CF6}" type="presOf" srcId="{076E9DD7-84C6-431E-823C-C9792BA41F4C}" destId="{F7AA5DA0-A1FB-4B8A-8D3F-28FB0AFA4C72}" srcOrd="0" destOrd="0" presId="urn:microsoft.com/office/officeart/2005/8/layout/hierarchy2"/>
    <dgm:cxn modelId="{1D297EED-A3DD-44B8-B59A-0AEB2066F624}" type="presOf" srcId="{9C5A0CBB-F874-49F9-8224-B6A2160B9684}" destId="{8ACD9271-905A-42D4-A5E2-0BE72ED2CDD1}" srcOrd="0" destOrd="0" presId="urn:microsoft.com/office/officeart/2005/8/layout/hierarchy2"/>
    <dgm:cxn modelId="{195B90FA-BA90-4F8C-B304-0C305F159E51}" type="presOf" srcId="{89AEC538-C468-49DA-ABFD-5FE0D3499D02}" destId="{858FC545-887F-4C11-BE6F-C8FB7B91F57B}" srcOrd="0" destOrd="0" presId="urn:microsoft.com/office/officeart/2005/8/layout/hierarchy2"/>
    <dgm:cxn modelId="{CBEB3BA6-2002-46C8-8A0B-E1E8A45AB470}" type="presParOf" srcId="{F4EAFF35-96C7-43C5-8155-6DB896778DF3}" destId="{DA1F039C-2FAC-4E30-AF35-F26F3426277B}" srcOrd="0" destOrd="0" presId="urn:microsoft.com/office/officeart/2005/8/layout/hierarchy2"/>
    <dgm:cxn modelId="{613B111F-B337-4142-BD47-AF6F41C153CF}" type="presParOf" srcId="{DA1F039C-2FAC-4E30-AF35-F26F3426277B}" destId="{6EB5D4A1-5E56-4413-8297-A260281E54A6}" srcOrd="0" destOrd="0" presId="urn:microsoft.com/office/officeart/2005/8/layout/hierarchy2"/>
    <dgm:cxn modelId="{51D7CB57-2E2F-4FBF-AE38-8CB2AFD7F8F3}" type="presParOf" srcId="{DA1F039C-2FAC-4E30-AF35-F26F3426277B}" destId="{C6928430-86A9-4C54-B38A-440CDA49663B}" srcOrd="1" destOrd="0" presId="urn:microsoft.com/office/officeart/2005/8/layout/hierarchy2"/>
    <dgm:cxn modelId="{10593029-E550-4C6F-B0FF-CEC2BFB3C074}" type="presParOf" srcId="{C6928430-86A9-4C54-B38A-440CDA49663B}" destId="{9FF0932D-98EF-4E84-ACE1-127939586673}" srcOrd="0" destOrd="0" presId="urn:microsoft.com/office/officeart/2005/8/layout/hierarchy2"/>
    <dgm:cxn modelId="{83E954E2-7B6D-4CA8-8924-42589D8CA964}" type="presParOf" srcId="{9FF0932D-98EF-4E84-ACE1-127939586673}" destId="{490D43FA-914C-4934-B620-74BFFA2962A6}" srcOrd="0" destOrd="0" presId="urn:microsoft.com/office/officeart/2005/8/layout/hierarchy2"/>
    <dgm:cxn modelId="{D629A97E-4408-4349-AA40-CE5BB0005478}" type="presParOf" srcId="{C6928430-86A9-4C54-B38A-440CDA49663B}" destId="{59483EB4-6BE5-421C-81CD-A395963A50A5}" srcOrd="1" destOrd="0" presId="urn:microsoft.com/office/officeart/2005/8/layout/hierarchy2"/>
    <dgm:cxn modelId="{521E8036-DD1A-4E6D-BA0C-B65651E2A031}" type="presParOf" srcId="{59483EB4-6BE5-421C-81CD-A395963A50A5}" destId="{F7AA5DA0-A1FB-4B8A-8D3F-28FB0AFA4C72}" srcOrd="0" destOrd="0" presId="urn:microsoft.com/office/officeart/2005/8/layout/hierarchy2"/>
    <dgm:cxn modelId="{ECB35949-4E71-4DB6-B6DF-5465A9BF3D87}" type="presParOf" srcId="{59483EB4-6BE5-421C-81CD-A395963A50A5}" destId="{97F50BEB-B3D2-4618-BB75-D17783F2993A}" srcOrd="1" destOrd="0" presId="urn:microsoft.com/office/officeart/2005/8/layout/hierarchy2"/>
    <dgm:cxn modelId="{996586F7-E8ED-408F-99FE-465B44E98826}" type="presParOf" srcId="{97F50BEB-B3D2-4618-BB75-D17783F2993A}" destId="{8ACD9271-905A-42D4-A5E2-0BE72ED2CDD1}" srcOrd="0" destOrd="0" presId="urn:microsoft.com/office/officeart/2005/8/layout/hierarchy2"/>
    <dgm:cxn modelId="{2DCB8210-756F-44EE-B86F-6453B7FD0298}" type="presParOf" srcId="{8ACD9271-905A-42D4-A5E2-0BE72ED2CDD1}" destId="{5D54A25D-DC54-4627-9155-A701C4B87530}" srcOrd="0" destOrd="0" presId="urn:microsoft.com/office/officeart/2005/8/layout/hierarchy2"/>
    <dgm:cxn modelId="{81F04900-0479-4D62-94A2-3BB465353987}" type="presParOf" srcId="{97F50BEB-B3D2-4618-BB75-D17783F2993A}" destId="{26FF6074-4853-469C-B907-AE9F9AEEFB67}" srcOrd="1" destOrd="0" presId="urn:microsoft.com/office/officeart/2005/8/layout/hierarchy2"/>
    <dgm:cxn modelId="{17E26818-AD23-49AD-9824-7D60698DFCF2}" type="presParOf" srcId="{26FF6074-4853-469C-B907-AE9F9AEEFB67}" destId="{E4731BB1-2A94-429F-B914-A6FBD5AB9B1C}" srcOrd="0" destOrd="0" presId="urn:microsoft.com/office/officeart/2005/8/layout/hierarchy2"/>
    <dgm:cxn modelId="{6F894DF7-ADE3-4767-B49B-D99BF860E91D}" type="presParOf" srcId="{26FF6074-4853-469C-B907-AE9F9AEEFB67}" destId="{90988658-183F-4658-87CB-E42FDDA8F80A}" srcOrd="1" destOrd="0" presId="urn:microsoft.com/office/officeart/2005/8/layout/hierarchy2"/>
    <dgm:cxn modelId="{93BC5D6C-2CE2-4831-9228-3CC7E0A9B425}" type="presParOf" srcId="{90988658-183F-4658-87CB-E42FDDA8F80A}" destId="{D50AB05D-2BDD-40F5-8191-A92C79B5A990}" srcOrd="0" destOrd="0" presId="urn:microsoft.com/office/officeart/2005/8/layout/hierarchy2"/>
    <dgm:cxn modelId="{177C5649-BE76-4CCC-8AE7-D230616100B5}" type="presParOf" srcId="{D50AB05D-2BDD-40F5-8191-A92C79B5A990}" destId="{514CAD11-954B-4FF2-B42D-32A15C15B181}" srcOrd="0" destOrd="0" presId="urn:microsoft.com/office/officeart/2005/8/layout/hierarchy2"/>
    <dgm:cxn modelId="{F6351752-5DF3-4ADA-B7A3-82AB52BFA235}" type="presParOf" srcId="{90988658-183F-4658-87CB-E42FDDA8F80A}" destId="{13DC6524-E9F8-42CB-84F9-A347B81ABF1C}" srcOrd="1" destOrd="0" presId="urn:microsoft.com/office/officeart/2005/8/layout/hierarchy2"/>
    <dgm:cxn modelId="{062338E4-10AC-42DD-B777-5CDA6FB7AB32}" type="presParOf" srcId="{13DC6524-E9F8-42CB-84F9-A347B81ABF1C}" destId="{56CAF6DA-0016-4BB8-879A-B44FDBD254FE}" srcOrd="0" destOrd="0" presId="urn:microsoft.com/office/officeart/2005/8/layout/hierarchy2"/>
    <dgm:cxn modelId="{CB1B1326-55DF-472B-B606-06D6995AF50D}" type="presParOf" srcId="{13DC6524-E9F8-42CB-84F9-A347B81ABF1C}" destId="{D5D00239-2F29-4671-B477-DB1A64779BBD}" srcOrd="1" destOrd="0" presId="urn:microsoft.com/office/officeart/2005/8/layout/hierarchy2"/>
    <dgm:cxn modelId="{1B5FE88C-96C1-4134-889D-A4CE0B4F1037}" type="presParOf" srcId="{97F50BEB-B3D2-4618-BB75-D17783F2993A}" destId="{858FC545-887F-4C11-BE6F-C8FB7B91F57B}" srcOrd="2" destOrd="0" presId="urn:microsoft.com/office/officeart/2005/8/layout/hierarchy2"/>
    <dgm:cxn modelId="{D8D30BBF-7D26-4533-8FF3-A9D77BD2FC35}" type="presParOf" srcId="{858FC545-887F-4C11-BE6F-C8FB7B91F57B}" destId="{ECC291E6-772D-44E9-A75C-791897647F05}" srcOrd="0" destOrd="0" presId="urn:microsoft.com/office/officeart/2005/8/layout/hierarchy2"/>
    <dgm:cxn modelId="{8C991845-A45B-4AEE-A0F1-4C023010D9F6}" type="presParOf" srcId="{97F50BEB-B3D2-4618-BB75-D17783F2993A}" destId="{045698A2-D4F4-4BB9-AA81-AB6CDF6C9645}" srcOrd="3" destOrd="0" presId="urn:microsoft.com/office/officeart/2005/8/layout/hierarchy2"/>
    <dgm:cxn modelId="{36A13D58-0759-4F4C-8BA7-F4EA5236DE1D}" type="presParOf" srcId="{045698A2-D4F4-4BB9-AA81-AB6CDF6C9645}" destId="{6505DAF9-FD27-4663-9791-7E7F449D3B8E}" srcOrd="0" destOrd="0" presId="urn:microsoft.com/office/officeart/2005/8/layout/hierarchy2"/>
    <dgm:cxn modelId="{40D8C413-E72E-48A2-ACCD-0B4D71AE0362}" type="presParOf" srcId="{045698A2-D4F4-4BB9-AA81-AB6CDF6C9645}" destId="{37875B64-132E-4559-ABE6-2BED9216D1FB}" srcOrd="1" destOrd="0" presId="urn:microsoft.com/office/officeart/2005/8/layout/hierarchy2"/>
    <dgm:cxn modelId="{515A3359-789C-4BAB-8411-5FFA405A86CE}" type="presParOf" srcId="{37875B64-132E-4559-ABE6-2BED9216D1FB}" destId="{A3B0FF19-2B35-45AF-A957-F1DE464205DB}" srcOrd="0" destOrd="0" presId="urn:microsoft.com/office/officeart/2005/8/layout/hierarchy2"/>
    <dgm:cxn modelId="{82BB1A2F-E85C-40D3-8DCF-1A28463662E9}" type="presParOf" srcId="{A3B0FF19-2B35-45AF-A957-F1DE464205DB}" destId="{C2AEF75E-3219-45A7-AF26-ACAFA09C8696}" srcOrd="0" destOrd="0" presId="urn:microsoft.com/office/officeart/2005/8/layout/hierarchy2"/>
    <dgm:cxn modelId="{D1CF3159-8EF0-44B0-AEEA-0267B3B34576}" type="presParOf" srcId="{37875B64-132E-4559-ABE6-2BED9216D1FB}" destId="{58FC6830-0C5E-4B96-B744-91EE2656E804}" srcOrd="1" destOrd="0" presId="urn:microsoft.com/office/officeart/2005/8/layout/hierarchy2"/>
    <dgm:cxn modelId="{19C80218-6394-4FE0-8280-8594C6E03C6E}" type="presParOf" srcId="{58FC6830-0C5E-4B96-B744-91EE2656E804}" destId="{02E4A588-D41A-4528-8803-DF1690A10782}" srcOrd="0" destOrd="0" presId="urn:microsoft.com/office/officeart/2005/8/layout/hierarchy2"/>
    <dgm:cxn modelId="{354AA339-B661-4C60-AEB5-F8D8D63097B5}" type="presParOf" srcId="{58FC6830-0C5E-4B96-B744-91EE2656E804}" destId="{D09D6C57-9F02-4B13-BE76-5AD52B5B788B}" srcOrd="1" destOrd="0" presId="urn:microsoft.com/office/officeart/2005/8/layout/hierarchy2"/>
    <dgm:cxn modelId="{BD40E059-EB2E-4E29-A84A-5607C502928A}" type="presParOf" srcId="{97F50BEB-B3D2-4618-BB75-D17783F2993A}" destId="{F1887CDC-E824-4500-9F38-53FD542C0A47}" srcOrd="4" destOrd="0" presId="urn:microsoft.com/office/officeart/2005/8/layout/hierarchy2"/>
    <dgm:cxn modelId="{660F45A2-FDB0-4C38-94F3-9005DB3F509E}" type="presParOf" srcId="{F1887CDC-E824-4500-9F38-53FD542C0A47}" destId="{51D05F73-6EE4-43FC-815F-0B540621720A}" srcOrd="0" destOrd="0" presId="urn:microsoft.com/office/officeart/2005/8/layout/hierarchy2"/>
    <dgm:cxn modelId="{49481BEB-0986-410E-AFD5-12C7D590E240}" type="presParOf" srcId="{97F50BEB-B3D2-4618-BB75-D17783F2993A}" destId="{916B910B-F0A4-44FE-AF94-B1C00478C3FD}" srcOrd="5" destOrd="0" presId="urn:microsoft.com/office/officeart/2005/8/layout/hierarchy2"/>
    <dgm:cxn modelId="{75D939D6-67B6-483C-A0FF-9C1A868EACED}" type="presParOf" srcId="{916B910B-F0A4-44FE-AF94-B1C00478C3FD}" destId="{604F06AC-0176-48F2-91A9-3DFD70748A61}" srcOrd="0" destOrd="0" presId="urn:microsoft.com/office/officeart/2005/8/layout/hierarchy2"/>
    <dgm:cxn modelId="{23BD07B3-5BF6-4327-A990-AE45D750314A}" type="presParOf" srcId="{916B910B-F0A4-44FE-AF94-B1C00478C3FD}" destId="{F45456C5-19D8-42AE-B5C5-58AE3769E2B8}" srcOrd="1" destOrd="0" presId="urn:microsoft.com/office/officeart/2005/8/layout/hierarchy2"/>
    <dgm:cxn modelId="{6573B5FB-6D3E-4C0A-9A19-49656D65228D}" type="presParOf" srcId="{F45456C5-19D8-42AE-B5C5-58AE3769E2B8}" destId="{B506A335-C7A8-4575-AD61-7F3C2972D578}" srcOrd="0" destOrd="0" presId="urn:microsoft.com/office/officeart/2005/8/layout/hierarchy2"/>
    <dgm:cxn modelId="{4264DA5F-902E-4FC7-90B1-8B39F321FBE4}" type="presParOf" srcId="{B506A335-C7A8-4575-AD61-7F3C2972D578}" destId="{126EFD57-AF9F-40A3-8553-0B660526ECD3}" srcOrd="0" destOrd="0" presId="urn:microsoft.com/office/officeart/2005/8/layout/hierarchy2"/>
    <dgm:cxn modelId="{FBD22998-CABA-4113-9DA0-3AA3B7B5B008}" type="presParOf" srcId="{F45456C5-19D8-42AE-B5C5-58AE3769E2B8}" destId="{78B93B7B-51AF-45AF-852C-11D13B58F1C4}" srcOrd="1" destOrd="0" presId="urn:microsoft.com/office/officeart/2005/8/layout/hierarchy2"/>
    <dgm:cxn modelId="{D2CE52BC-313E-4D14-A064-823C494F6806}" type="presParOf" srcId="{78B93B7B-51AF-45AF-852C-11D13B58F1C4}" destId="{28A7BA73-11CC-4DA6-9E01-766F4DC2FAC2}" srcOrd="0" destOrd="0" presId="urn:microsoft.com/office/officeart/2005/8/layout/hierarchy2"/>
    <dgm:cxn modelId="{2509CA86-8564-4DFA-91AD-F380C082C5A5}" type="presParOf" srcId="{78B93B7B-51AF-45AF-852C-11D13B58F1C4}" destId="{B74DA075-8CB3-4B02-9BAA-61F3F95F1C56}"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B5D4A1-5E56-4413-8297-A260281E54A6}">
      <dsp:nvSpPr>
        <dsp:cNvPr id="0" name=""/>
        <dsp:cNvSpPr/>
      </dsp:nvSpPr>
      <dsp:spPr>
        <a:xfrm>
          <a:off x="4895" y="754378"/>
          <a:ext cx="1489832" cy="56844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0" tIns="3810" rIns="3810" bIns="3810" numCol="1" spcCol="1270" anchor="ctr" anchorCtr="0">
          <a:noAutofit/>
        </a:bodyPr>
        <a:lstStyle/>
        <a:p>
          <a:pPr marL="0" lvl="0" indent="0" algn="l" defTabSz="266700">
            <a:lnSpc>
              <a:spcPct val="90000"/>
            </a:lnSpc>
            <a:spcBef>
              <a:spcPct val="0"/>
            </a:spcBef>
            <a:spcAft>
              <a:spcPct val="35000"/>
            </a:spcAft>
            <a:buNone/>
          </a:pPr>
          <a:r>
            <a:rPr lang="fr-FR" sz="600" kern="1200">
              <a:latin typeface="Segoe UI Semibold" panose="020B0702040204020203" pitchFamily="34" charset="0"/>
              <a:cs typeface="Segoe UI Semibold" panose="020B0702040204020203" pitchFamily="34" charset="0"/>
            </a:rPr>
            <a:t>Choosing simulation parameters</a:t>
          </a:r>
          <a:br>
            <a:rPr lang="fr-FR" sz="500" kern="1200">
              <a:latin typeface="Segoe UI" panose="020B0502040204020203" pitchFamily="34" charset="0"/>
              <a:cs typeface="Segoe UI" panose="020B0502040204020203" pitchFamily="34" charset="0"/>
            </a:rPr>
          </a:br>
          <a:r>
            <a:rPr lang="fr-FR" sz="600" b="1" kern="1200">
              <a:latin typeface="Segoe UI Semibold" panose="020B0702040204020203" pitchFamily="34" charset="0"/>
              <a:cs typeface="Segoe UI Semibold" panose="020B0702040204020203" pitchFamily="34" charset="0"/>
            </a:rPr>
            <a:t>n</a:t>
          </a:r>
          <a:r>
            <a:rPr lang="fr-FR" sz="600" b="1" kern="1200" baseline="-25000">
              <a:latin typeface="Segoe UI Semibold" panose="020B0702040204020203" pitchFamily="34" charset="0"/>
              <a:cs typeface="Segoe UI Semibold" panose="020B0702040204020203" pitchFamily="34" charset="0"/>
            </a:rPr>
            <a:t>id</a:t>
          </a:r>
          <a:r>
            <a:rPr lang="fr-FR" sz="600" kern="1200">
              <a:latin typeface="Segoe UI" panose="020B0502040204020203" pitchFamily="34" charset="0"/>
              <a:cs typeface="Segoe UI" panose="020B0502040204020203" pitchFamily="34" charset="0"/>
            </a:rPr>
            <a:t> </a:t>
          </a:r>
          <a:r>
            <a:rPr lang="fr-FR" sz="500" kern="1200">
              <a:latin typeface="Segoe UI" panose="020B0502040204020203" pitchFamily="34" charset="0"/>
              <a:cs typeface="Segoe UI" panose="020B0502040204020203" pitchFamily="34" charset="0"/>
            </a:rPr>
            <a:t>= number of nodes</a:t>
          </a:r>
          <a:br>
            <a:rPr lang="fr-FR" sz="500" kern="1200">
              <a:latin typeface="Segoe UI" panose="020B0502040204020203" pitchFamily="34" charset="0"/>
              <a:cs typeface="Segoe UI" panose="020B0502040204020203" pitchFamily="34" charset="0"/>
            </a:rPr>
          </a:br>
          <a:r>
            <a:rPr lang="fr-FR" sz="600" kern="1200">
              <a:latin typeface="Segoe UI Semibold" panose="020B0702040204020203" pitchFamily="34" charset="0"/>
              <a:cs typeface="Segoe UI Semibold" panose="020B0702040204020203" pitchFamily="34" charset="0"/>
            </a:rPr>
            <a:t>n</a:t>
          </a:r>
          <a:r>
            <a:rPr lang="fr-FR" sz="600" kern="1200" baseline="-25000">
              <a:latin typeface="Segoe UI Semibold" panose="020B0702040204020203" pitchFamily="34" charset="0"/>
              <a:cs typeface="Segoe UI Semibold" panose="020B0702040204020203" pitchFamily="34" charset="0"/>
            </a:rPr>
            <a:t>obs</a:t>
          </a:r>
          <a:r>
            <a:rPr lang="fr-FR" sz="500" kern="1200">
              <a:latin typeface="Segoe UI" panose="020B0502040204020203" pitchFamily="34" charset="0"/>
              <a:cs typeface="Segoe UI" panose="020B0502040204020203" pitchFamily="34" charset="0"/>
            </a:rPr>
            <a:t> = number of dyadic observations</a:t>
          </a:r>
          <a:br>
            <a:rPr lang="fr-FR" sz="500" kern="1200">
              <a:latin typeface="Segoe UI" panose="020B0502040204020203" pitchFamily="34" charset="0"/>
              <a:cs typeface="Segoe UI" panose="020B0502040204020203" pitchFamily="34" charset="0"/>
            </a:rPr>
          </a:br>
          <a:r>
            <a:rPr lang="fr-FR" sz="500" kern="1200">
              <a:latin typeface="Segoe UI Semibold" panose="020B0702040204020203" pitchFamily="34" charset="0"/>
              <a:cs typeface="Segoe UI Semibold" panose="020B0702040204020203" pitchFamily="34" charset="0"/>
            </a:rPr>
            <a:t>Distribution </a:t>
          </a:r>
          <a:r>
            <a:rPr lang="fr-FR" sz="500" kern="1200">
              <a:latin typeface="Segoe UI" panose="020B0502040204020203" pitchFamily="34" charset="0"/>
              <a:cs typeface="Segoe UI" panose="020B0502040204020203" pitchFamily="34" charset="0"/>
            </a:rPr>
            <a:t>of node probabilities of presence in a dyad</a:t>
          </a:r>
        </a:p>
      </dsp:txBody>
      <dsp:txXfrm>
        <a:off x="21544" y="771027"/>
        <a:ext cx="1456534" cy="535144"/>
      </dsp:txXfrm>
    </dsp:sp>
    <dsp:sp modelId="{9FF0932D-98EF-4E84-ACE1-127939586673}">
      <dsp:nvSpPr>
        <dsp:cNvPr id="0" name=""/>
        <dsp:cNvSpPr/>
      </dsp:nvSpPr>
      <dsp:spPr>
        <a:xfrm rot="23341">
          <a:off x="1494719" y="1016488"/>
          <a:ext cx="741801" cy="49258"/>
        </a:xfrm>
        <a:custGeom>
          <a:avLst/>
          <a:gdLst/>
          <a:ahLst/>
          <a:cxnLst/>
          <a:rect l="0" t="0" r="0" b="0"/>
          <a:pathLst>
            <a:path>
              <a:moveTo>
                <a:pt x="0" y="24629"/>
              </a:moveTo>
              <a:lnTo>
                <a:pt x="741801" y="24629"/>
              </a:lnTo>
            </a:path>
          </a:pathLst>
        </a:custGeom>
        <a:noFill/>
        <a:ln w="12700" cap="flat" cmpd="sng" algn="ctr">
          <a:solidFill>
            <a:schemeClr val="dk1">
              <a:shade val="60000"/>
              <a:hueOff val="0"/>
              <a:satOff val="0"/>
              <a:lumOff val="0"/>
            </a:schemeClr>
          </a:solidFill>
          <a:prstDash val="solid"/>
          <a:miter lim="800000"/>
          <a:headEnd type="none"/>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847074" y="1022573"/>
        <a:ext cx="37090" cy="37090"/>
      </dsp:txXfrm>
    </dsp:sp>
    <dsp:sp modelId="{F7AA5DA0-A1FB-4B8A-8D3F-28FB0AFA4C72}">
      <dsp:nvSpPr>
        <dsp:cNvPr id="0" name=""/>
        <dsp:cNvSpPr/>
      </dsp:nvSpPr>
      <dsp:spPr>
        <a:xfrm>
          <a:off x="2236511" y="759414"/>
          <a:ext cx="984531" cy="56844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Semibold" panose="020B0702040204020203" pitchFamily="34" charset="0"/>
              <a:cs typeface="Segoe UI Semibold" panose="020B0702040204020203" pitchFamily="34" charset="0"/>
            </a:rPr>
            <a:t>Generating lists of dyadic observations</a:t>
          </a:r>
        </a:p>
      </dsp:txBody>
      <dsp:txXfrm>
        <a:off x="2253160" y="776063"/>
        <a:ext cx="951233" cy="535144"/>
      </dsp:txXfrm>
    </dsp:sp>
    <dsp:sp modelId="{8ACD9271-905A-42D4-A5E2-0BE72ED2CDD1}">
      <dsp:nvSpPr>
        <dsp:cNvPr id="0" name=""/>
        <dsp:cNvSpPr/>
      </dsp:nvSpPr>
      <dsp:spPr>
        <a:xfrm rot="17802337">
          <a:off x="2987014" y="639299"/>
          <a:ext cx="850097" cy="49258"/>
        </a:xfrm>
        <a:custGeom>
          <a:avLst/>
          <a:gdLst/>
          <a:ahLst/>
          <a:cxnLst/>
          <a:rect l="0" t="0" r="0" b="0"/>
          <a:pathLst>
            <a:path>
              <a:moveTo>
                <a:pt x="0" y="24629"/>
              </a:moveTo>
              <a:lnTo>
                <a:pt x="850097" y="24629"/>
              </a:lnTo>
            </a:path>
          </a:pathLst>
        </a:custGeom>
        <a:noFill/>
        <a:ln w="12700" cap="flat" cmpd="sng" algn="ctr">
          <a:solidFill>
            <a:scrgbClr r="0" g="0" b="0"/>
          </a:solidFill>
          <a:prstDash val="solid"/>
          <a:miter lim="800000"/>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90810" y="642676"/>
        <a:ext cx="42504" cy="42504"/>
      </dsp:txXfrm>
    </dsp:sp>
    <dsp:sp modelId="{E4731BB1-2A94-429F-B914-A6FBD5AB9B1C}">
      <dsp:nvSpPr>
        <dsp:cNvPr id="0" name=""/>
        <dsp:cNvSpPr/>
      </dsp:nvSpPr>
      <dsp:spPr>
        <a:xfrm>
          <a:off x="3603082" y="0"/>
          <a:ext cx="1136885" cy="56844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Semibold" panose="020B0702040204020203" pitchFamily="34" charset="0"/>
              <a:cs typeface="Segoe UI Semibold" panose="020B0702040204020203" pitchFamily="34" charset="0"/>
            </a:rPr>
            <a:t>Ground truth</a:t>
          </a:r>
          <a:br>
            <a:rPr lang="fr-FR" sz="800" kern="1200">
              <a:latin typeface="Segoe UI" panose="020B0502040204020203" pitchFamily="34" charset="0"/>
              <a:cs typeface="Segoe UI" panose="020B0502040204020203" pitchFamily="34" charset="0"/>
            </a:rPr>
          </a:br>
          <a:r>
            <a:rPr lang="fr-FR" sz="800" kern="1200">
              <a:latin typeface="Segoe UI" panose="020B0502040204020203" pitchFamily="34" charset="0"/>
              <a:cs typeface="Segoe UI" panose="020B0502040204020203" pitchFamily="34" charset="0"/>
            </a:rPr>
            <a:t>500 lists</a:t>
          </a:r>
        </a:p>
      </dsp:txBody>
      <dsp:txXfrm>
        <a:off x="3619731" y="16649"/>
        <a:ext cx="1103587" cy="535144"/>
      </dsp:txXfrm>
    </dsp:sp>
    <dsp:sp modelId="{D50AB05D-2BDD-40F5-8191-A92C79B5A990}">
      <dsp:nvSpPr>
        <dsp:cNvPr id="0" name=""/>
        <dsp:cNvSpPr/>
      </dsp:nvSpPr>
      <dsp:spPr>
        <a:xfrm>
          <a:off x="4739968" y="259592"/>
          <a:ext cx="245335" cy="49258"/>
        </a:xfrm>
        <a:custGeom>
          <a:avLst/>
          <a:gdLst/>
          <a:ahLst/>
          <a:cxnLst/>
          <a:rect l="0" t="0" r="0" b="0"/>
          <a:pathLst>
            <a:path>
              <a:moveTo>
                <a:pt x="0" y="24629"/>
              </a:moveTo>
              <a:lnTo>
                <a:pt x="245335" y="24629"/>
              </a:lnTo>
            </a:path>
          </a:pathLst>
        </a:custGeom>
        <a:noFill/>
        <a:ln w="12700" cap="flat" cmpd="sng" algn="ctr">
          <a:solidFill>
            <a:scrgbClr r="0" g="0" b="0"/>
          </a:solidFill>
          <a:prstDash val="solid"/>
          <a:miter lim="800000"/>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856502" y="278088"/>
        <a:ext cx="12266" cy="12266"/>
      </dsp:txXfrm>
    </dsp:sp>
    <dsp:sp modelId="{56CAF6DA-0016-4BB8-879A-B44FDBD254FE}">
      <dsp:nvSpPr>
        <dsp:cNvPr id="0" name=""/>
        <dsp:cNvSpPr/>
      </dsp:nvSpPr>
      <dsp:spPr>
        <a:xfrm>
          <a:off x="4985304" y="0"/>
          <a:ext cx="753095" cy="56844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Semibold" panose="020B0702040204020203" pitchFamily="34" charset="0"/>
              <a:cs typeface="Segoe UI Semibold" panose="020B0702040204020203" pitchFamily="34" charset="0"/>
            </a:rPr>
            <a:t>Ground truth</a:t>
          </a:r>
          <a:br>
            <a:rPr lang="fr-FR" sz="800" kern="1200">
              <a:latin typeface="Segoe UI" panose="020B0502040204020203" pitchFamily="34" charset="0"/>
              <a:cs typeface="Segoe UI" panose="020B0502040204020203" pitchFamily="34" charset="0"/>
            </a:rPr>
          </a:br>
          <a:r>
            <a:rPr lang="fr-FR" sz="800" kern="1200">
              <a:latin typeface="Segoe UI" panose="020B0502040204020203" pitchFamily="34" charset="0"/>
              <a:cs typeface="Segoe UI" panose="020B0502040204020203" pitchFamily="34" charset="0"/>
            </a:rPr>
            <a:t>500 networks</a:t>
          </a:r>
        </a:p>
      </dsp:txBody>
      <dsp:txXfrm>
        <a:off x="5001953" y="16649"/>
        <a:ext cx="719797" cy="535144"/>
      </dsp:txXfrm>
    </dsp:sp>
    <dsp:sp modelId="{858FC545-887F-4C11-BE6F-C8FB7B91F57B}">
      <dsp:nvSpPr>
        <dsp:cNvPr id="0" name=""/>
        <dsp:cNvSpPr/>
      </dsp:nvSpPr>
      <dsp:spPr>
        <a:xfrm rot="21554683">
          <a:off x="3221026" y="1016488"/>
          <a:ext cx="382072" cy="49258"/>
        </a:xfrm>
        <a:custGeom>
          <a:avLst/>
          <a:gdLst/>
          <a:ahLst/>
          <a:cxnLst/>
          <a:rect l="0" t="0" r="0" b="0"/>
          <a:pathLst>
            <a:path>
              <a:moveTo>
                <a:pt x="0" y="24629"/>
              </a:moveTo>
              <a:lnTo>
                <a:pt x="382072" y="24629"/>
              </a:lnTo>
            </a:path>
          </a:pathLst>
        </a:custGeom>
        <a:noFill/>
        <a:ln w="12700" cap="flat" cmpd="sng" algn="ctr">
          <a:solidFill>
            <a:scrgbClr r="0" g="0" b="0"/>
          </a:solidFill>
          <a:prstDash val="solid"/>
          <a:miter lim="800000"/>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02511" y="1031566"/>
        <a:ext cx="19103" cy="19103"/>
      </dsp:txXfrm>
    </dsp:sp>
    <dsp:sp modelId="{6505DAF9-FD27-4663-9791-7E7F449D3B8E}">
      <dsp:nvSpPr>
        <dsp:cNvPr id="0" name=""/>
        <dsp:cNvSpPr/>
      </dsp:nvSpPr>
      <dsp:spPr>
        <a:xfrm>
          <a:off x="3603082" y="754378"/>
          <a:ext cx="1136885" cy="56844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Semibold" panose="020B0702040204020203" pitchFamily="34" charset="0"/>
              <a:cs typeface="Segoe UI Semibold" panose="020B0702040204020203" pitchFamily="34" charset="0"/>
            </a:rPr>
            <a:t>Empirical data</a:t>
          </a:r>
          <a:br>
            <a:rPr lang="fr-FR" sz="800" kern="1200">
              <a:latin typeface="Segoe UI" panose="020B0502040204020203" pitchFamily="34" charset="0"/>
              <a:cs typeface="Segoe UI" panose="020B0502040204020203" pitchFamily="34" charset="0"/>
            </a:rPr>
          </a:br>
          <a:r>
            <a:rPr lang="fr-FR" sz="800" kern="1200">
              <a:latin typeface="Segoe UI" panose="020B0502040204020203" pitchFamily="34" charset="0"/>
              <a:cs typeface="Segoe UI" panose="020B0502040204020203" pitchFamily="34" charset="0"/>
            </a:rPr>
            <a:t>1 observed list</a:t>
          </a:r>
        </a:p>
      </dsp:txBody>
      <dsp:txXfrm>
        <a:off x="3619731" y="771027"/>
        <a:ext cx="1103587" cy="535144"/>
      </dsp:txXfrm>
    </dsp:sp>
    <dsp:sp modelId="{A3B0FF19-2B35-45AF-A957-F1DE464205DB}">
      <dsp:nvSpPr>
        <dsp:cNvPr id="0" name=""/>
        <dsp:cNvSpPr/>
      </dsp:nvSpPr>
      <dsp:spPr>
        <a:xfrm>
          <a:off x="4739968" y="1013970"/>
          <a:ext cx="240440" cy="49258"/>
        </a:xfrm>
        <a:custGeom>
          <a:avLst/>
          <a:gdLst/>
          <a:ahLst/>
          <a:cxnLst/>
          <a:rect l="0" t="0" r="0" b="0"/>
          <a:pathLst>
            <a:path>
              <a:moveTo>
                <a:pt x="0" y="24629"/>
              </a:moveTo>
              <a:lnTo>
                <a:pt x="240440" y="24629"/>
              </a:lnTo>
            </a:path>
          </a:pathLst>
        </a:custGeom>
        <a:noFill/>
        <a:ln w="12700" cap="flat" cmpd="sng" algn="ctr">
          <a:solidFill>
            <a:scrgbClr r="0" g="0" b="0"/>
          </a:solidFill>
          <a:prstDash val="solid"/>
          <a:miter lim="800000"/>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854177" y="1032588"/>
        <a:ext cx="12022" cy="12022"/>
      </dsp:txXfrm>
    </dsp:sp>
    <dsp:sp modelId="{02E4A588-D41A-4528-8803-DF1690A10782}">
      <dsp:nvSpPr>
        <dsp:cNvPr id="0" name=""/>
        <dsp:cNvSpPr/>
      </dsp:nvSpPr>
      <dsp:spPr>
        <a:xfrm>
          <a:off x="4980408" y="754378"/>
          <a:ext cx="753095" cy="56844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Semibold" panose="020B0702040204020203" pitchFamily="34" charset="0"/>
              <a:cs typeface="Segoe UI Semibold" panose="020B0702040204020203" pitchFamily="34" charset="0"/>
            </a:rPr>
            <a:t>Observed network</a:t>
          </a:r>
          <a:br>
            <a:rPr lang="fr-FR" sz="800" kern="1200">
              <a:latin typeface="Segoe UI Semibold" panose="020B0702040204020203" pitchFamily="34" charset="0"/>
              <a:cs typeface="Segoe UI Semibold" panose="020B0702040204020203" pitchFamily="34" charset="0"/>
            </a:rPr>
          </a:br>
          <a:r>
            <a:rPr lang="fr-FR" sz="800" kern="1200">
              <a:latin typeface="Segoe UI" panose="020B0502040204020203" pitchFamily="34" charset="0"/>
              <a:cs typeface="Segoe UI" panose="020B0502040204020203" pitchFamily="34" charset="0"/>
            </a:rPr>
            <a:t>1 single network</a:t>
          </a:r>
        </a:p>
      </dsp:txBody>
      <dsp:txXfrm>
        <a:off x="4997057" y="771027"/>
        <a:ext cx="719797" cy="535144"/>
      </dsp:txXfrm>
    </dsp:sp>
    <dsp:sp modelId="{F1887CDC-E824-4500-9F38-53FD542C0A47}">
      <dsp:nvSpPr>
        <dsp:cNvPr id="0" name=""/>
        <dsp:cNvSpPr/>
      </dsp:nvSpPr>
      <dsp:spPr>
        <a:xfrm rot="3737365">
          <a:off x="2994628" y="1393678"/>
          <a:ext cx="846419" cy="49258"/>
        </a:xfrm>
        <a:custGeom>
          <a:avLst/>
          <a:gdLst/>
          <a:ahLst/>
          <a:cxnLst/>
          <a:rect l="0" t="0" r="0" b="0"/>
          <a:pathLst>
            <a:path>
              <a:moveTo>
                <a:pt x="0" y="24629"/>
              </a:moveTo>
              <a:lnTo>
                <a:pt x="846419" y="246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96677" y="1397146"/>
        <a:ext cx="42320" cy="42320"/>
      </dsp:txXfrm>
    </dsp:sp>
    <dsp:sp modelId="{604F06AC-0176-48F2-91A9-3DFD70748A61}">
      <dsp:nvSpPr>
        <dsp:cNvPr id="0" name=""/>
        <dsp:cNvSpPr/>
      </dsp:nvSpPr>
      <dsp:spPr>
        <a:xfrm>
          <a:off x="3614633" y="1508757"/>
          <a:ext cx="1136885" cy="56844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Semibold" panose="020B0702040204020203" pitchFamily="34" charset="0"/>
              <a:cs typeface="Segoe UI Semibold" panose="020B0702040204020203" pitchFamily="34" charset="0"/>
            </a:rPr>
            <a:t>Bootstrapped data</a:t>
          </a:r>
          <a:br>
            <a:rPr lang="fr-FR" sz="800" kern="1200">
              <a:latin typeface="Segoe UI" panose="020B0502040204020203" pitchFamily="34" charset="0"/>
              <a:cs typeface="Segoe UI" panose="020B0502040204020203" pitchFamily="34" charset="0"/>
            </a:rPr>
          </a:br>
          <a:r>
            <a:rPr lang="fr-FR" sz="800" kern="1200">
              <a:latin typeface="Segoe UI" panose="020B0502040204020203" pitchFamily="34" charset="0"/>
              <a:cs typeface="Segoe UI" panose="020B0502040204020203" pitchFamily="34" charset="0"/>
            </a:rPr>
            <a:t>500 bootstrapped lists</a:t>
          </a:r>
          <a:br>
            <a:rPr lang="fr-FR" sz="800" kern="1200">
              <a:latin typeface="Segoe UI" panose="020B0502040204020203" pitchFamily="34" charset="0"/>
              <a:cs typeface="Segoe UI" panose="020B0502040204020203" pitchFamily="34" charset="0"/>
            </a:rPr>
          </a:br>
          <a:r>
            <a:rPr lang="fr-FR" sz="800" kern="1200">
              <a:latin typeface="Segoe UI" panose="020B0502040204020203" pitchFamily="34" charset="0"/>
              <a:cs typeface="Segoe UI" panose="020B0502040204020203" pitchFamily="34" charset="0"/>
            </a:rPr>
            <a:t>from resampling the observed one</a:t>
          </a:r>
        </a:p>
      </dsp:txBody>
      <dsp:txXfrm>
        <a:off x="3631282" y="1525406"/>
        <a:ext cx="1103587" cy="535144"/>
      </dsp:txXfrm>
    </dsp:sp>
    <dsp:sp modelId="{B506A335-C7A8-4575-AD61-7F3C2972D578}">
      <dsp:nvSpPr>
        <dsp:cNvPr id="0" name=""/>
        <dsp:cNvSpPr/>
      </dsp:nvSpPr>
      <dsp:spPr>
        <a:xfrm>
          <a:off x="4751519" y="1768349"/>
          <a:ext cx="233784" cy="49258"/>
        </a:xfrm>
        <a:custGeom>
          <a:avLst/>
          <a:gdLst/>
          <a:ahLst/>
          <a:cxnLst/>
          <a:rect l="0" t="0" r="0" b="0"/>
          <a:pathLst>
            <a:path>
              <a:moveTo>
                <a:pt x="0" y="24629"/>
              </a:moveTo>
              <a:lnTo>
                <a:pt x="233784" y="24629"/>
              </a:lnTo>
            </a:path>
          </a:pathLst>
        </a:custGeom>
        <a:noFill/>
        <a:ln w="12700" cap="flat" cmpd="sng" algn="ctr">
          <a:solidFill>
            <a:scrgbClr r="0" g="0" b="0"/>
          </a:solidFill>
          <a:prstDash val="solid"/>
          <a:miter lim="800000"/>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862567" y="1787133"/>
        <a:ext cx="11689" cy="11689"/>
      </dsp:txXfrm>
    </dsp:sp>
    <dsp:sp modelId="{28A7BA73-11CC-4DA6-9E01-766F4DC2FAC2}">
      <dsp:nvSpPr>
        <dsp:cNvPr id="0" name=""/>
        <dsp:cNvSpPr/>
      </dsp:nvSpPr>
      <dsp:spPr>
        <a:xfrm>
          <a:off x="4985304" y="1508757"/>
          <a:ext cx="753095" cy="56844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Semibold" panose="020B0702040204020203" pitchFamily="34" charset="0"/>
              <a:cs typeface="Segoe UI Semibold" panose="020B0702040204020203" pitchFamily="34" charset="0"/>
            </a:rPr>
            <a:t>Bootstrapped networks</a:t>
          </a:r>
          <a:br>
            <a:rPr lang="fr-FR" sz="800" kern="1200">
              <a:latin typeface="Segoe UI" panose="020B0502040204020203" pitchFamily="34" charset="0"/>
              <a:cs typeface="Segoe UI" panose="020B0502040204020203" pitchFamily="34" charset="0"/>
            </a:rPr>
          </a:br>
          <a:r>
            <a:rPr lang="fr-FR" sz="800" kern="1200">
              <a:latin typeface="Segoe UI" panose="020B0502040204020203" pitchFamily="34" charset="0"/>
              <a:cs typeface="Segoe UI" panose="020B0502040204020203" pitchFamily="34" charset="0"/>
            </a:rPr>
            <a:t>500 networks</a:t>
          </a:r>
        </a:p>
      </dsp:txBody>
      <dsp:txXfrm>
        <a:off x="5001953" y="1525406"/>
        <a:ext cx="719797" cy="5351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B261D-CCAA-48F0-B5A6-3A6E2C2FE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49735</Words>
  <Characters>273543</Characters>
  <Application>Microsoft Office Word</Application>
  <DocSecurity>0</DocSecurity>
  <Lines>2279</Lines>
  <Paragraphs>645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dc:creator>
  <cp:keywords/>
  <dc:description/>
  <cp:lastModifiedBy>Kenneth</cp:lastModifiedBy>
  <cp:revision>2</cp:revision>
  <dcterms:created xsi:type="dcterms:W3CDTF">2020-04-02T01:52:00Z</dcterms:created>
  <dcterms:modified xsi:type="dcterms:W3CDTF">2020-04-02T01:52:00Z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id="HojlOKib"/&gt;&lt;style id="http://www.zotero.org/styles/elsevier-harvard" hasBibliography="1" bibliographyStyleHasBeenSet="1"/&gt;&lt;prefs&gt;&lt;pref name="fieldType" value="Field"/&gt;&lt;/prefs&gt;&lt;/data&gt;</vt:lpwstr>
  </property>
</Properties>
</file>